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0735BC86" w:rsidP="1E3A1C95" w:rsidRDefault="0735BC86" w14:paraId="7EE35A9C" w14:textId="79EE8F1B">
      <w:pPr>
        <w:pStyle w:val="Normal"/>
        <w:ind w:left="0" w:firstLine="0"/>
        <w:jc w:val="left"/>
        <w:rPr>
          <w:rFonts w:ascii="Times New Roman" w:hAnsi="Times New Roman" w:eastAsia="Times New Roman" w:cs="Times New Roman"/>
        </w:rPr>
      </w:pPr>
      <w:r w:rsidRPr="1E3A1C95" w:rsidR="0735BC86">
        <w:rPr>
          <w:rFonts w:ascii="Times New Roman" w:hAnsi="Times New Roman" w:eastAsia="Times New Roman" w:cs="Times New Roman"/>
        </w:rPr>
        <w:t>Traveler Stansberry</w:t>
      </w:r>
    </w:p>
    <w:p w:rsidR="0735BC86" w:rsidP="1E3A1C95" w:rsidRDefault="0735BC86" w14:paraId="4CB2B9C4" w14:textId="0F06BCF3">
      <w:pPr>
        <w:pStyle w:val="Normal"/>
        <w:ind w:left="0" w:firstLine="0"/>
        <w:jc w:val="left"/>
        <w:rPr>
          <w:rFonts w:ascii="Times New Roman" w:hAnsi="Times New Roman" w:eastAsia="Times New Roman" w:cs="Times New Roman"/>
        </w:rPr>
      </w:pPr>
      <w:r w:rsidRPr="1E3A1C95" w:rsidR="0735BC86">
        <w:rPr>
          <w:rFonts w:ascii="Times New Roman" w:hAnsi="Times New Roman" w:eastAsia="Times New Roman" w:cs="Times New Roman"/>
        </w:rPr>
        <w:t>English</w:t>
      </w:r>
    </w:p>
    <w:p w:rsidR="0735BC86" w:rsidP="1E3A1C95" w:rsidRDefault="0735BC86" w14:paraId="0B993B97" w14:textId="0C0E7D11">
      <w:pPr>
        <w:pStyle w:val="Normal"/>
        <w:ind w:left="0" w:firstLine="0"/>
        <w:jc w:val="left"/>
        <w:rPr>
          <w:rFonts w:ascii="Times New Roman" w:hAnsi="Times New Roman" w:eastAsia="Times New Roman" w:cs="Times New Roman"/>
        </w:rPr>
      </w:pPr>
      <w:r w:rsidRPr="1E3A1C95" w:rsidR="0735BC86">
        <w:rPr>
          <w:rFonts w:ascii="Times New Roman" w:hAnsi="Times New Roman" w:eastAsia="Times New Roman" w:cs="Times New Roman"/>
        </w:rPr>
        <w:t>Mr. Bryant</w:t>
      </w:r>
    </w:p>
    <w:p w:rsidR="0735BC86" w:rsidP="1E3A1C95" w:rsidRDefault="0735BC86" w14:paraId="0C10015F" w14:textId="47CC15C3">
      <w:pPr>
        <w:pStyle w:val="Normal"/>
        <w:ind w:left="0" w:firstLine="0"/>
        <w:jc w:val="left"/>
        <w:rPr>
          <w:rFonts w:ascii="Times New Roman" w:hAnsi="Times New Roman" w:eastAsia="Times New Roman" w:cs="Times New Roman"/>
        </w:rPr>
      </w:pPr>
      <w:r w:rsidRPr="1E3A1C95" w:rsidR="0735BC86">
        <w:rPr>
          <w:rFonts w:ascii="Times New Roman" w:hAnsi="Times New Roman" w:eastAsia="Times New Roman" w:cs="Times New Roman"/>
        </w:rPr>
        <w:t>4/29/24</w:t>
      </w:r>
    </w:p>
    <w:p w:rsidR="5875E4D2" w:rsidP="1E3A1C95" w:rsidRDefault="5875E4D2" w14:paraId="23ECDADD" w14:textId="1D7A603E">
      <w:pPr>
        <w:pStyle w:val="Normal"/>
        <w:ind w:left="0" w:firstLine="0"/>
        <w:jc w:val="center"/>
        <w:rPr>
          <w:rFonts w:ascii="Times New Roman" w:hAnsi="Times New Roman" w:eastAsia="Times New Roman" w:cs="Times New Roman"/>
        </w:rPr>
      </w:pPr>
      <w:r w:rsidRPr="1E3A1C95" w:rsidR="5875E4D2">
        <w:rPr>
          <w:rFonts w:ascii="Times New Roman" w:hAnsi="Times New Roman" w:eastAsia="Times New Roman" w:cs="Times New Roman"/>
        </w:rPr>
        <w:t>Survival’s Expression</w:t>
      </w:r>
    </w:p>
    <w:p w:rsidR="4A77E875" w:rsidP="2917DB90" w:rsidRDefault="4A77E875" w14:paraId="6C995B50" w14:textId="32E40172">
      <w:pPr>
        <w:pStyle w:val="Normal"/>
        <w:spacing w:line="480" w:lineRule="auto"/>
        <w:ind w:left="0" w:firstLine="720"/>
        <w:jc w:val="left"/>
        <w:rPr>
          <w:rFonts w:ascii="Times New Roman" w:hAnsi="Times New Roman" w:eastAsia="Times New Roman" w:cs="Times New Roman"/>
          <w:i w:val="0"/>
          <w:iCs w:val="0"/>
        </w:rPr>
      </w:pPr>
      <w:r w:rsidRPr="2917DB90" w:rsidR="059DFFC6">
        <w:rPr>
          <w:rFonts w:ascii="Times New Roman" w:hAnsi="Times New Roman" w:eastAsia="Times New Roman" w:cs="Times New Roman"/>
          <w:i w:val="1"/>
          <w:iCs w:val="1"/>
        </w:rPr>
        <w:t>Station Eleve</w:t>
      </w:r>
      <w:r w:rsidRPr="2917DB90" w:rsidR="2B7D6F90">
        <w:rPr>
          <w:rFonts w:ascii="Times New Roman" w:hAnsi="Times New Roman" w:eastAsia="Times New Roman" w:cs="Times New Roman"/>
          <w:i w:val="1"/>
          <w:iCs w:val="1"/>
        </w:rPr>
        <w:t xml:space="preserve">n </w:t>
      </w:r>
      <w:r w:rsidRPr="2917DB90" w:rsidR="2B7D6F90">
        <w:rPr>
          <w:rFonts w:ascii="Times New Roman" w:hAnsi="Times New Roman" w:eastAsia="Times New Roman" w:cs="Times New Roman"/>
          <w:i w:val="0"/>
          <w:iCs w:val="0"/>
        </w:rPr>
        <w:t xml:space="preserve">by Emily St. John Mandel tells the story of a dystopian future where </w:t>
      </w:r>
      <w:r w:rsidRPr="2917DB90" w:rsidR="25303213">
        <w:rPr>
          <w:rFonts w:ascii="Times New Roman" w:hAnsi="Times New Roman" w:eastAsia="Times New Roman" w:cs="Times New Roman"/>
          <w:i w:val="0"/>
          <w:iCs w:val="0"/>
        </w:rPr>
        <w:t xml:space="preserve">a band of nomads, known as the Traveling Symphony, </w:t>
      </w:r>
      <w:r w:rsidRPr="2917DB90" w:rsidR="15ECF1D6">
        <w:rPr>
          <w:rFonts w:ascii="Times New Roman" w:hAnsi="Times New Roman" w:eastAsia="Times New Roman" w:cs="Times New Roman"/>
          <w:i w:val="0"/>
          <w:iCs w:val="0"/>
        </w:rPr>
        <w:t xml:space="preserve">perform Shakespearian plays in a post-apocalyptic </w:t>
      </w:r>
      <w:r w:rsidRPr="2917DB90" w:rsidR="5FC677A9">
        <w:rPr>
          <w:rFonts w:ascii="Times New Roman" w:hAnsi="Times New Roman" w:eastAsia="Times New Roman" w:cs="Times New Roman"/>
          <w:i w:val="0"/>
          <w:iCs w:val="0"/>
        </w:rPr>
        <w:t>world started by a pandemic known as the Georgian Flu.</w:t>
      </w:r>
      <w:commentRangeStart w:id="2001404745"/>
      <w:r w:rsidRPr="2917DB90" w:rsidR="5FC677A9">
        <w:rPr>
          <w:rFonts w:ascii="Times New Roman" w:hAnsi="Times New Roman" w:eastAsia="Times New Roman" w:cs="Times New Roman"/>
          <w:i w:val="0"/>
          <w:iCs w:val="0"/>
        </w:rPr>
        <w:t xml:space="preserve"> </w:t>
      </w:r>
      <w:r w:rsidRPr="2917DB90" w:rsidR="6236F37B">
        <w:rPr>
          <w:rFonts w:ascii="Times New Roman" w:hAnsi="Times New Roman" w:eastAsia="Times New Roman" w:cs="Times New Roman"/>
          <w:i w:val="0"/>
          <w:iCs w:val="0"/>
        </w:rPr>
        <w:t>Mandel explores art in many ways. For instance, her use of religion in the novel adds depth and mystery to the narrative.</w:t>
      </w:r>
      <w:commentRangeEnd w:id="2001404745"/>
      <w:r>
        <w:rPr>
          <w:rStyle w:val="CommentReference"/>
        </w:rPr>
        <w:commentReference w:id="2001404745"/>
      </w:r>
      <w:r w:rsidRPr="2917DB90" w:rsidR="7433CAD8">
        <w:rPr>
          <w:rFonts w:ascii="Times New Roman" w:hAnsi="Times New Roman" w:eastAsia="Times New Roman" w:cs="Times New Roman"/>
          <w:i w:val="0"/>
          <w:iCs w:val="0"/>
        </w:rPr>
        <w:t xml:space="preserve"> As art is the language of human emotion and experience, religion </w:t>
      </w:r>
      <w:r w:rsidRPr="2917DB90" w:rsidR="7433CAD8">
        <w:rPr>
          <w:rFonts w:ascii="Times New Roman" w:hAnsi="Times New Roman" w:eastAsia="Times New Roman" w:cs="Times New Roman"/>
          <w:i w:val="0"/>
          <w:iCs w:val="0"/>
        </w:rPr>
        <w:t>s</w:t>
      </w:r>
      <w:r w:rsidRPr="2917DB90" w:rsidR="7433CAD8">
        <w:rPr>
          <w:rFonts w:ascii="Times New Roman" w:hAnsi="Times New Roman" w:eastAsia="Times New Roman" w:cs="Times New Roman"/>
          <w:i w:val="0"/>
          <w:iCs w:val="0"/>
        </w:rPr>
        <w:t>eems to fill</w:t>
      </w:r>
      <w:r w:rsidRPr="2917DB90" w:rsidR="7433CAD8">
        <w:rPr>
          <w:rFonts w:ascii="Times New Roman" w:hAnsi="Times New Roman" w:eastAsia="Times New Roman" w:cs="Times New Roman"/>
          <w:i w:val="0"/>
          <w:iCs w:val="0"/>
        </w:rPr>
        <w:t xml:space="preserve"> </w:t>
      </w:r>
      <w:r w:rsidRPr="2917DB90" w:rsidR="7433CAD8">
        <w:rPr>
          <w:rFonts w:ascii="Times New Roman" w:hAnsi="Times New Roman" w:eastAsia="Times New Roman" w:cs="Times New Roman"/>
          <w:i w:val="0"/>
          <w:iCs w:val="0"/>
        </w:rPr>
        <w:t>a needed spiritual and emotional gap</w:t>
      </w:r>
      <w:r w:rsidRPr="2917DB90" w:rsidR="6704E8CB">
        <w:rPr>
          <w:rFonts w:ascii="Times New Roman" w:hAnsi="Times New Roman" w:eastAsia="Times New Roman" w:cs="Times New Roman"/>
          <w:i w:val="0"/>
          <w:iCs w:val="0"/>
        </w:rPr>
        <w:t xml:space="preserve"> in this story. </w:t>
      </w:r>
      <w:r w:rsidRPr="2917DB90" w:rsidR="5DFAF3C1">
        <w:rPr>
          <w:rFonts w:ascii="Times New Roman" w:hAnsi="Times New Roman" w:eastAsia="Times New Roman" w:cs="Times New Roman"/>
          <w:i w:val="0"/>
          <w:iCs w:val="0"/>
        </w:rPr>
        <w:t xml:space="preserve">Art is also explored through theatre, which in a world where entertainment and distraction are luxuries most </w:t>
      </w:r>
      <w:commentRangeStart w:id="2011799715"/>
      <w:r w:rsidRPr="2917DB90" w:rsidR="32B60212">
        <w:rPr>
          <w:rFonts w:ascii="Times New Roman" w:hAnsi="Times New Roman" w:eastAsia="Times New Roman" w:cs="Times New Roman"/>
          <w:i w:val="0"/>
          <w:iCs w:val="0"/>
        </w:rPr>
        <w:t>cannot</w:t>
      </w:r>
      <w:r w:rsidRPr="2917DB90" w:rsidR="5DFAF3C1">
        <w:rPr>
          <w:rFonts w:ascii="Times New Roman" w:hAnsi="Times New Roman" w:eastAsia="Times New Roman" w:cs="Times New Roman"/>
          <w:i w:val="0"/>
          <w:iCs w:val="0"/>
        </w:rPr>
        <w:t xml:space="preserve"> </w:t>
      </w:r>
      <w:commentRangeEnd w:id="2011799715"/>
      <w:r>
        <w:rPr>
          <w:rStyle w:val="CommentReference"/>
        </w:rPr>
        <w:commentReference w:id="2011799715"/>
      </w:r>
      <w:r w:rsidRPr="2917DB90" w:rsidR="5DFAF3C1">
        <w:rPr>
          <w:rFonts w:ascii="Times New Roman" w:hAnsi="Times New Roman" w:eastAsia="Times New Roman" w:cs="Times New Roman"/>
          <w:i w:val="0"/>
          <w:iCs w:val="0"/>
        </w:rPr>
        <w:t xml:space="preserve">afford, is </w:t>
      </w:r>
      <w:r w:rsidRPr="2917DB90" w:rsidR="4136A9A8">
        <w:rPr>
          <w:rFonts w:ascii="Times New Roman" w:hAnsi="Times New Roman" w:eastAsia="Times New Roman" w:cs="Times New Roman"/>
          <w:i w:val="0"/>
          <w:iCs w:val="0"/>
        </w:rPr>
        <w:t xml:space="preserve">a </w:t>
      </w:r>
      <w:r w:rsidRPr="2917DB90" w:rsidR="5DFAF3C1">
        <w:rPr>
          <w:rFonts w:ascii="Times New Roman" w:hAnsi="Times New Roman" w:eastAsia="Times New Roman" w:cs="Times New Roman"/>
          <w:i w:val="0"/>
          <w:iCs w:val="0"/>
        </w:rPr>
        <w:t xml:space="preserve">very needed and </w:t>
      </w:r>
      <w:r w:rsidRPr="2917DB90" w:rsidR="4E668BDD">
        <w:rPr>
          <w:rFonts w:ascii="Times New Roman" w:hAnsi="Times New Roman" w:eastAsia="Times New Roman" w:cs="Times New Roman"/>
          <w:i w:val="0"/>
          <w:iCs w:val="0"/>
        </w:rPr>
        <w:t>welcomed</w:t>
      </w:r>
      <w:r w:rsidRPr="2917DB90" w:rsidR="5DFAF3C1">
        <w:rPr>
          <w:rFonts w:ascii="Times New Roman" w:hAnsi="Times New Roman" w:eastAsia="Times New Roman" w:cs="Times New Roman"/>
          <w:i w:val="0"/>
          <w:iCs w:val="0"/>
        </w:rPr>
        <w:t xml:space="preserve"> service. </w:t>
      </w:r>
      <w:r w:rsidRPr="2917DB90" w:rsidR="28238EDF">
        <w:rPr>
          <w:rFonts w:ascii="Times New Roman" w:hAnsi="Times New Roman" w:eastAsia="Times New Roman" w:cs="Times New Roman"/>
          <w:i w:val="0"/>
          <w:iCs w:val="0"/>
        </w:rPr>
        <w:t>Art’s role is to give the characters a means of expression</w:t>
      </w:r>
      <w:r w:rsidRPr="2917DB90" w:rsidR="66C87410">
        <w:rPr>
          <w:rFonts w:ascii="Times New Roman" w:hAnsi="Times New Roman" w:eastAsia="Times New Roman" w:cs="Times New Roman"/>
          <w:i w:val="0"/>
          <w:iCs w:val="0"/>
        </w:rPr>
        <w:t xml:space="preserve"> to fill the void they have. As they no longer have any of the typical means of communication and expression, art explains things in a way that is familiar and easy to understand for many</w:t>
      </w:r>
      <w:r w:rsidRPr="2917DB90" w:rsidR="16EB2AC3">
        <w:rPr>
          <w:rFonts w:ascii="Times New Roman" w:hAnsi="Times New Roman" w:eastAsia="Times New Roman" w:cs="Times New Roman"/>
          <w:i w:val="0"/>
          <w:iCs w:val="0"/>
        </w:rPr>
        <w:t xml:space="preserve"> (Mandel 31-32)</w:t>
      </w:r>
      <w:r w:rsidRPr="2917DB90" w:rsidR="16EB2AC3">
        <w:rPr>
          <w:rFonts w:ascii="Times New Roman" w:hAnsi="Times New Roman" w:eastAsia="Times New Roman" w:cs="Times New Roman"/>
          <w:i w:val="0"/>
          <w:iCs w:val="0"/>
        </w:rPr>
        <w:t xml:space="preserve">. </w:t>
      </w:r>
      <w:r w:rsidRPr="2917DB90" w:rsidR="5DFAF3C1">
        <w:rPr>
          <w:rFonts w:ascii="Times New Roman" w:hAnsi="Times New Roman" w:eastAsia="Times New Roman" w:cs="Times New Roman"/>
          <w:i w:val="0"/>
          <w:iCs w:val="0"/>
        </w:rPr>
        <w:t>As the story progresses,</w:t>
      </w:r>
      <w:r w:rsidRPr="2917DB90" w:rsidR="12D0ACC8">
        <w:rPr>
          <w:rFonts w:ascii="Times New Roman" w:hAnsi="Times New Roman" w:eastAsia="Times New Roman" w:cs="Times New Roman"/>
          <w:i w:val="0"/>
          <w:iCs w:val="0"/>
        </w:rPr>
        <w:t xml:space="preserve"> </w:t>
      </w:r>
      <w:r w:rsidRPr="2917DB90" w:rsidR="12D0ACC8">
        <w:rPr>
          <w:rFonts w:ascii="Times New Roman" w:hAnsi="Times New Roman" w:eastAsia="Times New Roman" w:cs="Times New Roman"/>
          <w:i w:val="0"/>
          <w:iCs w:val="0"/>
        </w:rPr>
        <w:t>a</w:t>
      </w:r>
      <w:r w:rsidRPr="2917DB90" w:rsidR="12D0ACC8">
        <w:rPr>
          <w:rFonts w:ascii="Times New Roman" w:hAnsi="Times New Roman" w:eastAsia="Times New Roman" w:cs="Times New Roman"/>
          <w:i w:val="0"/>
          <w:iCs w:val="0"/>
        </w:rPr>
        <w:t>rt</w:t>
      </w:r>
      <w:r w:rsidRPr="2917DB90" w:rsidR="5DFAF3C1">
        <w:rPr>
          <w:rFonts w:ascii="Times New Roman" w:hAnsi="Times New Roman" w:eastAsia="Times New Roman" w:cs="Times New Roman"/>
          <w:i w:val="0"/>
          <w:iCs w:val="0"/>
        </w:rPr>
        <w:t xml:space="preserve"> </w:t>
      </w:r>
      <w:r w:rsidRPr="2917DB90" w:rsidR="5DFAF3C1">
        <w:rPr>
          <w:rFonts w:ascii="Times New Roman" w:hAnsi="Times New Roman" w:eastAsia="Times New Roman" w:cs="Times New Roman"/>
          <w:i w:val="0"/>
          <w:iCs w:val="0"/>
        </w:rPr>
        <w:t xml:space="preserve">in the novel shapes the way the characters </w:t>
      </w:r>
      <w:r w:rsidRPr="2917DB90" w:rsidR="539E01ED">
        <w:rPr>
          <w:rFonts w:ascii="Times New Roman" w:hAnsi="Times New Roman" w:eastAsia="Times New Roman" w:cs="Times New Roman"/>
          <w:i w:val="0"/>
          <w:iCs w:val="0"/>
        </w:rPr>
        <w:t>act, think,</w:t>
      </w:r>
      <w:r w:rsidRPr="2917DB90" w:rsidR="5DFAF3C1">
        <w:rPr>
          <w:rFonts w:ascii="Times New Roman" w:hAnsi="Times New Roman" w:eastAsia="Times New Roman" w:cs="Times New Roman"/>
          <w:i w:val="0"/>
          <w:iCs w:val="0"/>
        </w:rPr>
        <w:t xml:space="preserve"> and behave</w:t>
      </w:r>
      <w:r w:rsidRPr="2917DB90" w:rsidR="79224B1D">
        <w:rPr>
          <w:rFonts w:ascii="Times New Roman" w:hAnsi="Times New Roman" w:eastAsia="Times New Roman" w:cs="Times New Roman"/>
          <w:i w:val="0"/>
          <w:iCs w:val="0"/>
        </w:rPr>
        <w:t xml:space="preserve"> through expression</w:t>
      </w:r>
      <w:r w:rsidRPr="2917DB90" w:rsidR="211637C3">
        <w:rPr>
          <w:rFonts w:ascii="Times New Roman" w:hAnsi="Times New Roman" w:eastAsia="Times New Roman" w:cs="Times New Roman"/>
          <w:i w:val="0"/>
          <w:iCs w:val="0"/>
        </w:rPr>
        <w:t xml:space="preserve">. Since </w:t>
      </w:r>
      <w:r w:rsidRPr="2917DB90" w:rsidR="211637C3">
        <w:rPr>
          <w:rFonts w:ascii="Times New Roman" w:hAnsi="Times New Roman" w:eastAsia="Times New Roman" w:cs="Times New Roman"/>
          <w:i w:val="0"/>
          <w:iCs w:val="0"/>
        </w:rPr>
        <w:t>n</w:t>
      </w:r>
      <w:r w:rsidRPr="2917DB90" w:rsidR="211637C3">
        <w:rPr>
          <w:rFonts w:ascii="Times New Roman" w:hAnsi="Times New Roman" w:eastAsia="Times New Roman" w:cs="Times New Roman"/>
          <w:i w:val="0"/>
          <w:iCs w:val="0"/>
        </w:rPr>
        <w:t>early everyone</w:t>
      </w:r>
      <w:r w:rsidRPr="2917DB90" w:rsidR="211637C3">
        <w:rPr>
          <w:rFonts w:ascii="Times New Roman" w:hAnsi="Times New Roman" w:eastAsia="Times New Roman" w:cs="Times New Roman"/>
          <w:i w:val="0"/>
          <w:iCs w:val="0"/>
        </w:rPr>
        <w:t xml:space="preserve"> </w:t>
      </w:r>
      <w:r w:rsidRPr="2917DB90" w:rsidR="211637C3">
        <w:rPr>
          <w:rFonts w:ascii="Times New Roman" w:hAnsi="Times New Roman" w:eastAsia="Times New Roman" w:cs="Times New Roman"/>
          <w:i w:val="0"/>
          <w:iCs w:val="0"/>
        </w:rPr>
        <w:t>in the novel engages in some sort of artistic expression, art shap</w:t>
      </w:r>
      <w:r w:rsidRPr="2917DB90" w:rsidR="0A016CD8">
        <w:rPr>
          <w:rFonts w:ascii="Times New Roman" w:hAnsi="Times New Roman" w:eastAsia="Times New Roman" w:cs="Times New Roman"/>
          <w:i w:val="0"/>
          <w:iCs w:val="0"/>
        </w:rPr>
        <w:t>es the</w:t>
      </w:r>
      <w:r w:rsidRPr="2917DB90" w:rsidR="59A9E6A7">
        <w:rPr>
          <w:rFonts w:ascii="Times New Roman" w:hAnsi="Times New Roman" w:eastAsia="Times New Roman" w:cs="Times New Roman"/>
          <w:i w:val="0"/>
          <w:iCs w:val="0"/>
        </w:rPr>
        <w:t xml:space="preserve"> storyline as well, and links </w:t>
      </w:r>
      <w:r w:rsidRPr="2917DB90" w:rsidR="5ED61AE9">
        <w:rPr>
          <w:rFonts w:ascii="Times New Roman" w:hAnsi="Times New Roman" w:eastAsia="Times New Roman" w:cs="Times New Roman"/>
          <w:i w:val="0"/>
          <w:iCs w:val="0"/>
        </w:rPr>
        <w:t>everyon</w:t>
      </w:r>
      <w:r w:rsidRPr="2917DB90" w:rsidR="5ED61AE9">
        <w:rPr>
          <w:rFonts w:ascii="Times New Roman" w:hAnsi="Times New Roman" w:eastAsia="Times New Roman" w:cs="Times New Roman"/>
          <w:i w:val="0"/>
          <w:iCs w:val="0"/>
        </w:rPr>
        <w:t>e in the book together throughout time.</w:t>
      </w:r>
    </w:p>
    <w:p w:rsidR="4A77E875" w:rsidP="2917DB90" w:rsidRDefault="4A77E875" w14:paraId="303C83FB" w14:textId="7F645B01">
      <w:pPr>
        <w:pStyle w:val="Normal"/>
        <w:spacing w:line="480" w:lineRule="auto"/>
        <w:ind w:left="0" w:firstLine="720"/>
        <w:jc w:val="left"/>
        <w:rPr>
          <w:rFonts w:ascii="Times New Roman" w:hAnsi="Times New Roman" w:eastAsia="Times New Roman" w:cs="Times New Roman"/>
          <w:i w:val="0"/>
          <w:iCs w:val="0"/>
        </w:rPr>
      </w:pPr>
      <w:commentRangeStart w:id="2132959643"/>
      <w:r w:rsidRPr="2917DB90" w:rsidR="50EFA3C5">
        <w:rPr>
          <w:rFonts w:ascii="Times New Roman" w:hAnsi="Times New Roman" w:eastAsia="Times New Roman" w:cs="Times New Roman"/>
          <w:i w:val="0"/>
          <w:iCs w:val="0"/>
        </w:rPr>
        <w:t>Art is always prevalent in this story. The first page starts during the 4</w:t>
      </w:r>
      <w:r w:rsidRPr="2917DB90" w:rsidR="50EFA3C5">
        <w:rPr>
          <w:rFonts w:ascii="Times New Roman" w:hAnsi="Times New Roman" w:eastAsia="Times New Roman" w:cs="Times New Roman"/>
          <w:i w:val="0"/>
          <w:iCs w:val="0"/>
          <w:vertAlign w:val="superscript"/>
        </w:rPr>
        <w:t>th</w:t>
      </w:r>
      <w:r w:rsidRPr="2917DB90" w:rsidR="50EFA3C5">
        <w:rPr>
          <w:rFonts w:ascii="Times New Roman" w:hAnsi="Times New Roman" w:eastAsia="Times New Roman" w:cs="Times New Roman"/>
          <w:i w:val="0"/>
          <w:iCs w:val="0"/>
        </w:rPr>
        <w:t xml:space="preserve"> act of a </w:t>
      </w:r>
      <w:r w:rsidRPr="2917DB90" w:rsidR="48F3FF74">
        <w:rPr>
          <w:rFonts w:ascii="Times New Roman" w:hAnsi="Times New Roman" w:eastAsia="Times New Roman" w:cs="Times New Roman"/>
          <w:i w:val="0"/>
          <w:iCs w:val="0"/>
        </w:rPr>
        <w:t xml:space="preserve">production of </w:t>
      </w:r>
      <w:r w:rsidRPr="2917DB90" w:rsidR="48F3FF74">
        <w:rPr>
          <w:rFonts w:ascii="Times New Roman" w:hAnsi="Times New Roman" w:eastAsia="Times New Roman" w:cs="Times New Roman"/>
          <w:i w:val="1"/>
          <w:iCs w:val="1"/>
        </w:rPr>
        <w:t>King Lear</w:t>
      </w:r>
      <w:r w:rsidRPr="2917DB90" w:rsidR="48F3FF74">
        <w:rPr>
          <w:rFonts w:ascii="Times New Roman" w:hAnsi="Times New Roman" w:eastAsia="Times New Roman" w:cs="Times New Roman"/>
          <w:i w:val="0"/>
          <w:iCs w:val="0"/>
        </w:rPr>
        <w:t xml:space="preserve">, beginning the trend of using art to express deep </w:t>
      </w:r>
      <w:r w:rsidRPr="2917DB90" w:rsidR="2F088BCE">
        <w:rPr>
          <w:rFonts w:ascii="Times New Roman" w:hAnsi="Times New Roman" w:eastAsia="Times New Roman" w:cs="Times New Roman"/>
          <w:i w:val="0"/>
          <w:iCs w:val="0"/>
        </w:rPr>
        <w:t>and complicated topics. The story also begins on Day 0, the last day before the pandemic.</w:t>
      </w:r>
      <w:r w:rsidRPr="2917DB90" w:rsidR="5B1E380D">
        <w:rPr>
          <w:rFonts w:ascii="Times New Roman" w:hAnsi="Times New Roman" w:eastAsia="Times New Roman" w:cs="Times New Roman"/>
          <w:i w:val="0"/>
          <w:iCs w:val="0"/>
        </w:rPr>
        <w:t xml:space="preserve"> </w:t>
      </w:r>
      <w:r w:rsidRPr="2917DB90" w:rsidR="5B1E380D">
        <w:rPr>
          <w:rFonts w:ascii="Times New Roman" w:hAnsi="Times New Roman" w:eastAsia="Times New Roman" w:cs="Times New Roman"/>
          <w:i w:val="0"/>
          <w:iCs w:val="0"/>
        </w:rPr>
        <w:t>Art</w:t>
      </w:r>
      <w:commentRangeEnd w:id="2132959643"/>
      <w:r>
        <w:rPr>
          <w:rStyle w:val="CommentReference"/>
        </w:rPr>
        <w:commentReference w:id="2132959643"/>
      </w:r>
      <w:r w:rsidRPr="2917DB90" w:rsidR="5B1E380D">
        <w:rPr>
          <w:rFonts w:ascii="Times New Roman" w:hAnsi="Times New Roman" w:eastAsia="Times New Roman" w:cs="Times New Roman"/>
          <w:i w:val="0"/>
          <w:iCs w:val="0"/>
        </w:rPr>
        <w:t>hur</w:t>
      </w:r>
      <w:r w:rsidRPr="2917DB90" w:rsidR="7B6CA982">
        <w:rPr>
          <w:rFonts w:ascii="Times New Roman" w:hAnsi="Times New Roman" w:eastAsia="Times New Roman" w:cs="Times New Roman"/>
          <w:i w:val="0"/>
          <w:iCs w:val="0"/>
        </w:rPr>
        <w:t xml:space="preserve"> </w:t>
      </w:r>
      <w:commentRangeStart w:id="120187502"/>
      <w:r w:rsidRPr="2917DB90" w:rsidR="7B6CA982">
        <w:rPr>
          <w:rFonts w:ascii="Times New Roman" w:hAnsi="Times New Roman" w:eastAsia="Times New Roman" w:cs="Times New Roman"/>
          <w:i w:val="0"/>
          <w:iCs w:val="0"/>
        </w:rPr>
        <w:t>Leand</w:t>
      </w:r>
      <w:r w:rsidRPr="2917DB90" w:rsidR="56078BA5">
        <w:rPr>
          <w:rFonts w:ascii="Times New Roman" w:hAnsi="Times New Roman" w:eastAsia="Times New Roman" w:cs="Times New Roman"/>
          <w:i w:val="0"/>
          <w:iCs w:val="0"/>
        </w:rPr>
        <w:t>er</w:t>
      </w:r>
      <w:r w:rsidRPr="2917DB90" w:rsidR="2CC9A3E8">
        <w:rPr>
          <w:rFonts w:ascii="Times New Roman" w:hAnsi="Times New Roman" w:eastAsia="Times New Roman" w:cs="Times New Roman"/>
          <w:i w:val="0"/>
          <w:iCs w:val="0"/>
        </w:rPr>
        <w:t xml:space="preserve"> </w:t>
      </w:r>
      <w:commentRangeEnd w:id="120187502"/>
      <w:r>
        <w:rPr>
          <w:rStyle w:val="CommentReference"/>
        </w:rPr>
        <w:commentReference w:id="120187502"/>
      </w:r>
      <w:r w:rsidRPr="2917DB90" w:rsidR="56DB119E">
        <w:rPr>
          <w:rFonts w:ascii="Times New Roman" w:hAnsi="Times New Roman" w:eastAsia="Times New Roman" w:cs="Times New Roman"/>
          <w:i w:val="0"/>
          <w:iCs w:val="0"/>
        </w:rPr>
        <w:t xml:space="preserve">is </w:t>
      </w:r>
      <w:r w:rsidRPr="2917DB90" w:rsidR="7B6CA982">
        <w:rPr>
          <w:rFonts w:ascii="Times New Roman" w:hAnsi="Times New Roman" w:eastAsia="Times New Roman" w:cs="Times New Roman"/>
          <w:i w:val="0"/>
          <w:iCs w:val="0"/>
        </w:rPr>
        <w:t xml:space="preserve">a famous actor working on a production of </w:t>
      </w:r>
      <w:r w:rsidRPr="2917DB90" w:rsidR="7B6CA982">
        <w:rPr>
          <w:rFonts w:ascii="Times New Roman" w:hAnsi="Times New Roman" w:eastAsia="Times New Roman" w:cs="Times New Roman"/>
          <w:i w:val="1"/>
          <w:iCs w:val="1"/>
        </w:rPr>
        <w:t xml:space="preserve">King Lear </w:t>
      </w:r>
      <w:r w:rsidRPr="2917DB90" w:rsidR="7B6CA982">
        <w:rPr>
          <w:rFonts w:ascii="Times New Roman" w:hAnsi="Times New Roman" w:eastAsia="Times New Roman" w:cs="Times New Roman"/>
          <w:i w:val="0"/>
          <w:iCs w:val="0"/>
        </w:rPr>
        <w:t xml:space="preserve">with Kirsten Raymonde, </w:t>
      </w:r>
      <w:r w:rsidRPr="2917DB90" w:rsidR="0EF7DCAC">
        <w:rPr>
          <w:rFonts w:ascii="Times New Roman" w:hAnsi="Times New Roman" w:eastAsia="Times New Roman" w:cs="Times New Roman"/>
          <w:i w:val="0"/>
          <w:iCs w:val="0"/>
        </w:rPr>
        <w:t xml:space="preserve">a member </w:t>
      </w:r>
      <w:r w:rsidRPr="2917DB90" w:rsidR="7B6CA982">
        <w:rPr>
          <w:rFonts w:ascii="Times New Roman" w:hAnsi="Times New Roman" w:eastAsia="Times New Roman" w:cs="Times New Roman"/>
          <w:i w:val="0"/>
          <w:iCs w:val="0"/>
        </w:rPr>
        <w:t>of the future traveling symphony</w:t>
      </w:r>
      <w:r w:rsidRPr="2917DB90" w:rsidR="545BD77D">
        <w:rPr>
          <w:rFonts w:ascii="Times New Roman" w:hAnsi="Times New Roman" w:eastAsia="Times New Roman" w:cs="Times New Roman"/>
          <w:i w:val="0"/>
          <w:iCs w:val="0"/>
        </w:rPr>
        <w:t>. He died on “Day 0”,</w:t>
      </w:r>
      <w:r w:rsidRPr="2917DB90" w:rsidR="444A6922">
        <w:rPr>
          <w:rFonts w:ascii="Times New Roman" w:hAnsi="Times New Roman" w:eastAsia="Times New Roman" w:cs="Times New Roman"/>
          <w:i w:val="0"/>
          <w:iCs w:val="0"/>
        </w:rPr>
        <w:t xml:space="preserve"> </w:t>
      </w:r>
      <w:r w:rsidRPr="2917DB90" w:rsidR="444A6922">
        <w:rPr>
          <w:rFonts w:ascii="Times New Roman" w:hAnsi="Times New Roman" w:eastAsia="Times New Roman" w:cs="Times New Roman"/>
          <w:i w:val="0"/>
          <w:iCs w:val="0"/>
        </w:rPr>
        <w:t>which refers to the day before the pandemic</w:t>
      </w:r>
      <w:r w:rsidRPr="2917DB90" w:rsidR="13B0C304">
        <w:rPr>
          <w:rFonts w:ascii="Times New Roman" w:hAnsi="Times New Roman" w:eastAsia="Times New Roman" w:cs="Times New Roman"/>
          <w:i w:val="0"/>
          <w:iCs w:val="0"/>
        </w:rPr>
        <w:t xml:space="preserve"> (Mandel 7).</w:t>
      </w:r>
      <w:r w:rsidRPr="2917DB90" w:rsidR="1FA07F6D">
        <w:rPr>
          <w:rFonts w:ascii="Times New Roman" w:hAnsi="Times New Roman" w:eastAsia="Times New Roman" w:cs="Times New Roman"/>
          <w:i w:val="0"/>
          <w:iCs w:val="0"/>
        </w:rPr>
        <w:t xml:space="preserve"> </w:t>
      </w:r>
      <w:r w:rsidRPr="2917DB90" w:rsidR="13B0C304">
        <w:rPr>
          <w:rFonts w:ascii="Times New Roman" w:hAnsi="Times New Roman" w:eastAsia="Times New Roman" w:cs="Times New Roman"/>
          <w:i w:val="0"/>
          <w:iCs w:val="0"/>
        </w:rPr>
        <w:t xml:space="preserve">Arthur </w:t>
      </w:r>
      <w:r w:rsidRPr="2917DB90" w:rsidR="6B3FA45F">
        <w:rPr>
          <w:rFonts w:ascii="Times New Roman" w:hAnsi="Times New Roman" w:eastAsia="Times New Roman" w:cs="Times New Roman"/>
          <w:i w:val="0"/>
          <w:iCs w:val="0"/>
        </w:rPr>
        <w:t>is</w:t>
      </w:r>
      <w:r w:rsidRPr="2917DB90" w:rsidR="13B0C304">
        <w:rPr>
          <w:rFonts w:ascii="Times New Roman" w:hAnsi="Times New Roman" w:eastAsia="Times New Roman" w:cs="Times New Roman"/>
          <w:i w:val="0"/>
          <w:iCs w:val="0"/>
        </w:rPr>
        <w:t xml:space="preserve"> having an affair with a co-worker for the play, who happen</w:t>
      </w:r>
      <w:r w:rsidRPr="2917DB90" w:rsidR="145B884D">
        <w:rPr>
          <w:rFonts w:ascii="Times New Roman" w:hAnsi="Times New Roman" w:eastAsia="Times New Roman" w:cs="Times New Roman"/>
          <w:i w:val="0"/>
          <w:iCs w:val="0"/>
        </w:rPr>
        <w:t xml:space="preserve">s </w:t>
      </w:r>
      <w:r w:rsidRPr="2917DB90" w:rsidR="13B0C304">
        <w:rPr>
          <w:rFonts w:ascii="Times New Roman" w:hAnsi="Times New Roman" w:eastAsia="Times New Roman" w:cs="Times New Roman"/>
          <w:i w:val="0"/>
          <w:iCs w:val="0"/>
        </w:rPr>
        <w:t>to be Kirsten’s caretaker, Tanya.</w:t>
      </w:r>
      <w:r w:rsidRPr="2917DB90" w:rsidR="09D0F7D8">
        <w:rPr>
          <w:rFonts w:ascii="Times New Roman" w:hAnsi="Times New Roman" w:eastAsia="Times New Roman" w:cs="Times New Roman"/>
          <w:i w:val="0"/>
          <w:iCs w:val="0"/>
        </w:rPr>
        <w:t xml:space="preserve"> Arthur’s first wife, Miranda Carroll</w:t>
      </w:r>
      <w:r w:rsidRPr="2917DB90" w:rsidR="405F6AF7">
        <w:rPr>
          <w:rFonts w:ascii="Times New Roman" w:hAnsi="Times New Roman" w:eastAsia="Times New Roman" w:cs="Times New Roman"/>
          <w:i w:val="0"/>
          <w:iCs w:val="0"/>
        </w:rPr>
        <w:t>, ha</w:t>
      </w:r>
      <w:r w:rsidRPr="2917DB90" w:rsidR="2C7400FB">
        <w:rPr>
          <w:rFonts w:ascii="Times New Roman" w:hAnsi="Times New Roman" w:eastAsia="Times New Roman" w:cs="Times New Roman"/>
          <w:i w:val="0"/>
          <w:iCs w:val="0"/>
        </w:rPr>
        <w:t xml:space="preserve">s </w:t>
      </w:r>
      <w:r w:rsidRPr="2917DB90" w:rsidR="405F6AF7">
        <w:rPr>
          <w:rFonts w:ascii="Times New Roman" w:hAnsi="Times New Roman" w:eastAsia="Times New Roman" w:cs="Times New Roman"/>
          <w:i w:val="0"/>
          <w:iCs w:val="0"/>
        </w:rPr>
        <w:t xml:space="preserve">a hobby of writing comic books in a series called </w:t>
      </w:r>
      <w:r w:rsidRPr="2917DB90" w:rsidR="405F6AF7">
        <w:rPr>
          <w:rFonts w:ascii="Times New Roman" w:hAnsi="Times New Roman" w:eastAsia="Times New Roman" w:cs="Times New Roman"/>
          <w:i w:val="1"/>
          <w:iCs w:val="1"/>
        </w:rPr>
        <w:t>Station Eleven</w:t>
      </w:r>
      <w:r w:rsidRPr="2917DB90" w:rsidR="405F6AF7">
        <w:rPr>
          <w:rFonts w:ascii="Times New Roman" w:hAnsi="Times New Roman" w:eastAsia="Times New Roman" w:cs="Times New Roman"/>
          <w:i w:val="0"/>
          <w:iCs w:val="0"/>
        </w:rPr>
        <w:t xml:space="preserve">. Before Arthur’s death, Miranda </w:t>
      </w:r>
      <w:r w:rsidRPr="2917DB90" w:rsidR="6B266297">
        <w:rPr>
          <w:rFonts w:ascii="Times New Roman" w:hAnsi="Times New Roman" w:eastAsia="Times New Roman" w:cs="Times New Roman"/>
          <w:i w:val="0"/>
          <w:iCs w:val="0"/>
        </w:rPr>
        <w:t>ga</w:t>
      </w:r>
      <w:r w:rsidRPr="2917DB90" w:rsidR="45A19F0C">
        <w:rPr>
          <w:rFonts w:ascii="Times New Roman" w:hAnsi="Times New Roman" w:eastAsia="Times New Roman" w:cs="Times New Roman"/>
          <w:i w:val="0"/>
          <w:iCs w:val="0"/>
        </w:rPr>
        <w:t xml:space="preserve">ve </w:t>
      </w:r>
      <w:r w:rsidRPr="2917DB90" w:rsidR="405F6AF7">
        <w:rPr>
          <w:rFonts w:ascii="Times New Roman" w:hAnsi="Times New Roman" w:eastAsia="Times New Roman" w:cs="Times New Roman"/>
          <w:i w:val="0"/>
          <w:iCs w:val="0"/>
        </w:rPr>
        <w:t>copies of the comics to Arthur</w:t>
      </w:r>
      <w:r w:rsidRPr="2917DB90" w:rsidR="33E14EA7">
        <w:rPr>
          <w:rFonts w:ascii="Times New Roman" w:hAnsi="Times New Roman" w:eastAsia="Times New Roman" w:cs="Times New Roman"/>
          <w:i w:val="0"/>
          <w:iCs w:val="0"/>
        </w:rPr>
        <w:t xml:space="preserve"> (Mandel </w:t>
      </w:r>
      <w:r w:rsidRPr="2917DB90" w:rsidR="348B0698">
        <w:rPr>
          <w:rFonts w:ascii="Times New Roman" w:hAnsi="Times New Roman" w:eastAsia="Times New Roman" w:cs="Times New Roman"/>
          <w:i w:val="0"/>
          <w:iCs w:val="0"/>
        </w:rPr>
        <w:t>213)</w:t>
      </w:r>
      <w:r w:rsidRPr="2917DB90" w:rsidR="510D4ADB">
        <w:rPr>
          <w:rFonts w:ascii="Times New Roman" w:hAnsi="Times New Roman" w:eastAsia="Times New Roman" w:cs="Times New Roman"/>
          <w:i w:val="0"/>
          <w:iCs w:val="0"/>
        </w:rPr>
        <w:t>. Arthur gave one to his son</w:t>
      </w:r>
      <w:r w:rsidRPr="2917DB90" w:rsidR="426EA2FA">
        <w:rPr>
          <w:rFonts w:ascii="Times New Roman" w:hAnsi="Times New Roman" w:eastAsia="Times New Roman" w:cs="Times New Roman"/>
          <w:i w:val="0"/>
          <w:iCs w:val="0"/>
        </w:rPr>
        <w:t xml:space="preserve"> Tyler,</w:t>
      </w:r>
      <w:r w:rsidRPr="2917DB90" w:rsidR="3FFEF105">
        <w:rPr>
          <w:rFonts w:ascii="Times New Roman" w:hAnsi="Times New Roman" w:eastAsia="Times New Roman" w:cs="Times New Roman"/>
          <w:i w:val="0"/>
          <w:iCs w:val="0"/>
        </w:rPr>
        <w:t xml:space="preserve"> whose mother was</w:t>
      </w:r>
      <w:r w:rsidRPr="2917DB90" w:rsidR="510D4ADB">
        <w:rPr>
          <w:rFonts w:ascii="Times New Roman" w:hAnsi="Times New Roman" w:eastAsia="Times New Roman" w:cs="Times New Roman"/>
          <w:i w:val="0"/>
          <w:iCs w:val="0"/>
        </w:rPr>
        <w:t xml:space="preserve"> his second </w:t>
      </w:r>
      <w:r w:rsidRPr="2917DB90" w:rsidR="0A05AE98">
        <w:rPr>
          <w:rFonts w:ascii="Times New Roman" w:hAnsi="Times New Roman" w:eastAsia="Times New Roman" w:cs="Times New Roman"/>
          <w:i w:val="0"/>
          <w:iCs w:val="0"/>
        </w:rPr>
        <w:t xml:space="preserve">ex-wife </w:t>
      </w:r>
      <w:r w:rsidRPr="2917DB90" w:rsidR="510D4ADB">
        <w:rPr>
          <w:rFonts w:ascii="Times New Roman" w:hAnsi="Times New Roman" w:eastAsia="Times New Roman" w:cs="Times New Roman"/>
          <w:i w:val="0"/>
          <w:iCs w:val="0"/>
        </w:rPr>
        <w:t>Elizabeth</w:t>
      </w:r>
      <w:r w:rsidRPr="2917DB90" w:rsidR="26ACB31C">
        <w:rPr>
          <w:rFonts w:ascii="Times New Roman" w:hAnsi="Times New Roman" w:eastAsia="Times New Roman" w:cs="Times New Roman"/>
          <w:i w:val="0"/>
          <w:iCs w:val="0"/>
        </w:rPr>
        <w:t>,</w:t>
      </w:r>
      <w:r w:rsidRPr="2917DB90" w:rsidR="510D4ADB">
        <w:rPr>
          <w:rFonts w:ascii="Times New Roman" w:hAnsi="Times New Roman" w:eastAsia="Times New Roman" w:cs="Times New Roman"/>
          <w:i w:val="0"/>
          <w:iCs w:val="0"/>
        </w:rPr>
        <w:t xml:space="preserve"> and one to Kirsten</w:t>
      </w:r>
      <w:r w:rsidRPr="2917DB90" w:rsidR="6F39EF17">
        <w:rPr>
          <w:rFonts w:ascii="Times New Roman" w:hAnsi="Times New Roman" w:eastAsia="Times New Roman" w:cs="Times New Roman"/>
          <w:i w:val="0"/>
          <w:iCs w:val="0"/>
        </w:rPr>
        <w:t xml:space="preserve"> (Mandel </w:t>
      </w:r>
      <w:r w:rsidRPr="2917DB90" w:rsidR="7DB3E2DB">
        <w:rPr>
          <w:rFonts w:ascii="Times New Roman" w:hAnsi="Times New Roman" w:eastAsia="Times New Roman" w:cs="Times New Roman"/>
          <w:i w:val="0"/>
          <w:iCs w:val="0"/>
        </w:rPr>
        <w:t>324 and 322, respectively)</w:t>
      </w:r>
      <w:r w:rsidRPr="2917DB90" w:rsidR="510D4ADB">
        <w:rPr>
          <w:rFonts w:ascii="Times New Roman" w:hAnsi="Times New Roman" w:eastAsia="Times New Roman" w:cs="Times New Roman"/>
          <w:i w:val="0"/>
          <w:iCs w:val="0"/>
        </w:rPr>
        <w:t xml:space="preserve">. </w:t>
      </w:r>
      <w:r w:rsidRPr="2917DB90" w:rsidR="45844AE1">
        <w:rPr>
          <w:rFonts w:ascii="Times New Roman" w:hAnsi="Times New Roman" w:eastAsia="Times New Roman" w:cs="Times New Roman"/>
          <w:i w:val="0"/>
          <w:iCs w:val="0"/>
        </w:rPr>
        <w:t xml:space="preserve">Kirsten </w:t>
      </w:r>
      <w:r w:rsidRPr="2917DB90" w:rsidR="6945C2DF">
        <w:rPr>
          <w:rFonts w:ascii="Times New Roman" w:hAnsi="Times New Roman" w:eastAsia="Times New Roman" w:cs="Times New Roman"/>
          <w:i w:val="0"/>
          <w:iCs w:val="0"/>
        </w:rPr>
        <w:t>is a member of t</w:t>
      </w:r>
      <w:r w:rsidRPr="2917DB90" w:rsidR="45844AE1">
        <w:rPr>
          <w:rFonts w:ascii="Times New Roman" w:hAnsi="Times New Roman" w:eastAsia="Times New Roman" w:cs="Times New Roman"/>
          <w:i w:val="0"/>
          <w:iCs w:val="0"/>
        </w:rPr>
        <w:t>he Traveling Symphony, and Tyler become</w:t>
      </w:r>
      <w:r w:rsidRPr="2917DB90" w:rsidR="29E48991">
        <w:rPr>
          <w:rFonts w:ascii="Times New Roman" w:hAnsi="Times New Roman" w:eastAsia="Times New Roman" w:cs="Times New Roman"/>
          <w:i w:val="0"/>
          <w:iCs w:val="0"/>
        </w:rPr>
        <w:t>s</w:t>
      </w:r>
      <w:r w:rsidRPr="2917DB90" w:rsidR="45844AE1">
        <w:rPr>
          <w:rFonts w:ascii="Times New Roman" w:hAnsi="Times New Roman" w:eastAsia="Times New Roman" w:cs="Times New Roman"/>
          <w:i w:val="0"/>
          <w:iCs w:val="0"/>
        </w:rPr>
        <w:t xml:space="preserve"> the prophet, a religious fanatic and cult leader (Mandel 125).</w:t>
      </w:r>
      <w:r w:rsidRPr="2917DB90" w:rsidR="583DC51D">
        <w:rPr>
          <w:rFonts w:ascii="Times New Roman" w:hAnsi="Times New Roman" w:eastAsia="Times New Roman" w:cs="Times New Roman"/>
          <w:i w:val="0"/>
          <w:iCs w:val="0"/>
        </w:rPr>
        <w:t xml:space="preserve"> Kirsten does not remember how she received the comic books, while Tyler does. </w:t>
      </w:r>
    </w:p>
    <w:p w:rsidR="5028F934" w:rsidP="2917DB90" w:rsidRDefault="5028F934" w14:paraId="5EBA7156" w14:textId="20F0FFF8">
      <w:pPr>
        <w:pStyle w:val="Normal"/>
        <w:spacing w:line="480" w:lineRule="auto"/>
        <w:ind w:left="0" w:firstLine="720"/>
        <w:jc w:val="left"/>
        <w:rPr>
          <w:rFonts w:ascii="Times New Roman" w:hAnsi="Times New Roman" w:eastAsia="Times New Roman" w:cs="Times New Roman"/>
          <w:i w:val="0"/>
          <w:iCs w:val="0"/>
        </w:rPr>
      </w:pPr>
      <w:r w:rsidRPr="2917DB90" w:rsidR="583DC51D">
        <w:rPr>
          <w:rFonts w:ascii="Times New Roman" w:hAnsi="Times New Roman" w:eastAsia="Times New Roman" w:cs="Times New Roman"/>
          <w:i w:val="0"/>
          <w:iCs w:val="0"/>
        </w:rPr>
        <w:t>Art, in the context of the comic</w:t>
      </w:r>
      <w:commentRangeStart w:id="2062398450"/>
      <w:r w:rsidRPr="2917DB90" w:rsidR="583DC51D">
        <w:rPr>
          <w:rFonts w:ascii="Times New Roman" w:hAnsi="Times New Roman" w:eastAsia="Times New Roman" w:cs="Times New Roman"/>
          <w:i w:val="0"/>
          <w:iCs w:val="0"/>
        </w:rPr>
        <w:t xml:space="preserve"> books, </w:t>
      </w:r>
      <w:r w:rsidRPr="2917DB90" w:rsidR="583DC51D">
        <w:rPr>
          <w:rFonts w:ascii="Times New Roman" w:hAnsi="Times New Roman" w:eastAsia="Times New Roman" w:cs="Times New Roman"/>
          <w:i w:val="0"/>
          <w:iCs w:val="0"/>
        </w:rPr>
        <w:t>link</w:t>
      </w:r>
      <w:r w:rsidRPr="2917DB90" w:rsidR="583DC51D">
        <w:rPr>
          <w:rFonts w:ascii="Times New Roman" w:hAnsi="Times New Roman" w:eastAsia="Times New Roman" w:cs="Times New Roman"/>
          <w:i w:val="0"/>
          <w:iCs w:val="0"/>
        </w:rPr>
        <w:t xml:space="preserve"> Kirsten and Tyler together, and both characters search for another copy of the book, and inevitably its owner throughout the </w:t>
      </w:r>
      <w:r w:rsidRPr="2917DB90" w:rsidR="5B3598D2">
        <w:rPr>
          <w:rFonts w:ascii="Times New Roman" w:hAnsi="Times New Roman" w:eastAsia="Times New Roman" w:cs="Times New Roman"/>
          <w:i w:val="0"/>
          <w:iCs w:val="0"/>
        </w:rPr>
        <w:t>narrative</w:t>
      </w:r>
      <w:r w:rsidRPr="2917DB90" w:rsidR="583DC51D">
        <w:rPr>
          <w:rFonts w:ascii="Times New Roman" w:hAnsi="Times New Roman" w:eastAsia="Times New Roman" w:cs="Times New Roman"/>
          <w:i w:val="0"/>
          <w:iCs w:val="0"/>
        </w:rPr>
        <w:t>.</w:t>
      </w:r>
      <w:commentRangeEnd w:id="2062398450"/>
      <w:r>
        <w:rPr>
          <w:rStyle w:val="CommentReference"/>
        </w:rPr>
        <w:commentReference w:id="2062398450"/>
      </w:r>
      <w:r w:rsidRPr="2917DB90" w:rsidR="583DC51D">
        <w:rPr>
          <w:rFonts w:ascii="Times New Roman" w:hAnsi="Times New Roman" w:eastAsia="Times New Roman" w:cs="Times New Roman"/>
          <w:i w:val="0"/>
          <w:iCs w:val="0"/>
        </w:rPr>
        <w:t xml:space="preserve"> </w:t>
      </w:r>
      <w:r w:rsidRPr="2917DB90" w:rsidR="57D0EFD9">
        <w:rPr>
          <w:rFonts w:ascii="Times New Roman" w:hAnsi="Times New Roman" w:eastAsia="Times New Roman" w:cs="Times New Roman"/>
          <w:i w:val="0"/>
          <w:iCs w:val="0"/>
        </w:rPr>
        <w:t>In this sense, art</w:t>
      </w:r>
      <w:commentRangeStart w:id="1017702284"/>
      <w:r w:rsidRPr="2917DB90" w:rsidR="57D0EFD9">
        <w:rPr>
          <w:rFonts w:ascii="Times New Roman" w:hAnsi="Times New Roman" w:eastAsia="Times New Roman" w:cs="Times New Roman"/>
          <w:i w:val="0"/>
          <w:iCs w:val="0"/>
        </w:rPr>
        <w:t xml:space="preserve"> not only connects the characters in their similarities and passions, but also to their past li</w:t>
      </w:r>
      <w:r w:rsidRPr="2917DB90" w:rsidR="57D0EFD9">
        <w:rPr>
          <w:rFonts w:ascii="Times New Roman" w:hAnsi="Times New Roman" w:eastAsia="Times New Roman" w:cs="Times New Roman"/>
          <w:i w:val="0"/>
          <w:iCs w:val="0"/>
        </w:rPr>
        <w:t xml:space="preserve">ves. </w:t>
      </w:r>
      <w:r w:rsidRPr="2917DB90" w:rsidR="57D0EFD9">
        <w:rPr>
          <w:rFonts w:ascii="Times New Roman" w:hAnsi="Times New Roman" w:eastAsia="Times New Roman" w:cs="Times New Roman"/>
          <w:i w:val="0"/>
          <w:iCs w:val="0"/>
        </w:rPr>
        <w:t xml:space="preserve">For someone like Kirsten, who </w:t>
      </w:r>
      <w:r w:rsidRPr="2917DB90" w:rsidR="57D0EFD9">
        <w:rPr>
          <w:rFonts w:ascii="Times New Roman" w:hAnsi="Times New Roman" w:eastAsia="Times New Roman" w:cs="Times New Roman"/>
          <w:i w:val="0"/>
          <w:iCs w:val="0"/>
        </w:rPr>
        <w:t>doesn’t</w:t>
      </w:r>
      <w:r w:rsidRPr="2917DB90" w:rsidR="57D0EFD9">
        <w:rPr>
          <w:rFonts w:ascii="Times New Roman" w:hAnsi="Times New Roman" w:eastAsia="Times New Roman" w:cs="Times New Roman"/>
          <w:i w:val="0"/>
          <w:iCs w:val="0"/>
        </w:rPr>
        <w:t xml:space="preserve"> remember much about life before the pandemic, </w:t>
      </w:r>
      <w:r w:rsidRPr="2917DB90" w:rsidR="55BF62B4">
        <w:rPr>
          <w:rFonts w:ascii="Times New Roman" w:hAnsi="Times New Roman" w:eastAsia="Times New Roman" w:cs="Times New Roman"/>
          <w:i w:val="0"/>
          <w:iCs w:val="0"/>
        </w:rPr>
        <w:t xml:space="preserve">the comics </w:t>
      </w:r>
      <w:r w:rsidRPr="2917DB90" w:rsidR="57D0EFD9">
        <w:rPr>
          <w:rFonts w:ascii="Times New Roman" w:hAnsi="Times New Roman" w:eastAsia="Times New Roman" w:cs="Times New Roman"/>
          <w:i w:val="0"/>
          <w:iCs w:val="0"/>
        </w:rPr>
        <w:t>represent</w:t>
      </w:r>
      <w:r w:rsidRPr="2917DB90" w:rsidR="57D0EFD9">
        <w:rPr>
          <w:rFonts w:ascii="Times New Roman" w:hAnsi="Times New Roman" w:eastAsia="Times New Roman" w:cs="Times New Roman"/>
          <w:i w:val="0"/>
          <w:iCs w:val="0"/>
        </w:rPr>
        <w:t xml:space="preserve"> a sense of familiarity to a time she </w:t>
      </w:r>
      <w:r w:rsidRPr="2917DB90" w:rsidR="57D0EFD9">
        <w:rPr>
          <w:rFonts w:ascii="Times New Roman" w:hAnsi="Times New Roman" w:eastAsia="Times New Roman" w:cs="Times New Roman"/>
          <w:i w:val="0"/>
          <w:iCs w:val="0"/>
        </w:rPr>
        <w:t>c</w:t>
      </w:r>
      <w:r w:rsidRPr="2917DB90" w:rsidR="6DA66AB0">
        <w:rPr>
          <w:rFonts w:ascii="Times New Roman" w:hAnsi="Times New Roman" w:eastAsia="Times New Roman" w:cs="Times New Roman"/>
          <w:i w:val="0"/>
          <w:iCs w:val="0"/>
        </w:rPr>
        <w:t>an’t</w:t>
      </w:r>
      <w:r w:rsidRPr="2917DB90" w:rsidR="6DA66AB0">
        <w:rPr>
          <w:rFonts w:ascii="Times New Roman" w:hAnsi="Times New Roman" w:eastAsia="Times New Roman" w:cs="Times New Roman"/>
          <w:i w:val="0"/>
          <w:iCs w:val="0"/>
        </w:rPr>
        <w:t xml:space="preserve"> remember, which she clings to in efforts to preserve and hopefully use to uncover her </w:t>
      </w:r>
      <w:r w:rsidRPr="2917DB90" w:rsidR="6DA66AB0">
        <w:rPr>
          <w:rFonts w:ascii="Times New Roman" w:hAnsi="Times New Roman" w:eastAsia="Times New Roman" w:cs="Times New Roman"/>
          <w:i w:val="0"/>
          <w:iCs w:val="0"/>
        </w:rPr>
        <w:t>past</w:t>
      </w:r>
      <w:r w:rsidRPr="2917DB90" w:rsidR="4E4277BF">
        <w:rPr>
          <w:rFonts w:ascii="Times New Roman" w:hAnsi="Times New Roman" w:eastAsia="Times New Roman" w:cs="Times New Roman"/>
          <w:i w:val="0"/>
          <w:iCs w:val="0"/>
        </w:rPr>
        <w:t>.</w:t>
      </w:r>
      <w:r w:rsidRPr="2917DB90" w:rsidR="4E4277BF">
        <w:rPr>
          <w:rFonts w:ascii="Times New Roman" w:hAnsi="Times New Roman" w:eastAsia="Times New Roman" w:cs="Times New Roman"/>
          <w:i w:val="0"/>
          <w:iCs w:val="0"/>
        </w:rPr>
        <w:t xml:space="preserve"> Tyler also clings to the books, re</w:t>
      </w:r>
      <w:r w:rsidRPr="2917DB90" w:rsidR="0D8DE69B">
        <w:rPr>
          <w:rFonts w:ascii="Times New Roman" w:hAnsi="Times New Roman" w:eastAsia="Times New Roman" w:cs="Times New Roman"/>
          <w:i w:val="0"/>
          <w:iCs w:val="0"/>
        </w:rPr>
        <w:t xml:space="preserve">citing </w:t>
      </w:r>
      <w:r w:rsidRPr="2917DB90" w:rsidR="4E4277BF">
        <w:rPr>
          <w:rFonts w:ascii="Times New Roman" w:hAnsi="Times New Roman" w:eastAsia="Times New Roman" w:cs="Times New Roman"/>
          <w:i w:val="0"/>
          <w:iCs w:val="0"/>
        </w:rPr>
        <w:t xml:space="preserve">lines from </w:t>
      </w:r>
      <w:r w:rsidRPr="2917DB90" w:rsidR="3E79A59E">
        <w:rPr>
          <w:rFonts w:ascii="Times New Roman" w:hAnsi="Times New Roman" w:eastAsia="Times New Roman" w:cs="Times New Roman"/>
          <w:i w:val="0"/>
          <w:iCs w:val="0"/>
        </w:rPr>
        <w:t>memory</w:t>
      </w:r>
      <w:r w:rsidRPr="2917DB90" w:rsidR="4E4277BF">
        <w:rPr>
          <w:rFonts w:ascii="Times New Roman" w:hAnsi="Times New Roman" w:eastAsia="Times New Roman" w:cs="Times New Roman"/>
          <w:i w:val="0"/>
          <w:iCs w:val="0"/>
        </w:rPr>
        <w:t xml:space="preserve"> </w:t>
      </w:r>
      <w:r w:rsidRPr="2917DB90" w:rsidR="4E4277BF">
        <w:rPr>
          <w:rFonts w:ascii="Times New Roman" w:hAnsi="Times New Roman" w:eastAsia="Times New Roman" w:cs="Times New Roman"/>
          <w:i w:val="0"/>
          <w:iCs w:val="0"/>
        </w:rPr>
        <w:t xml:space="preserve">and even naming his dog Luli, the name of the dog in the comics (Mandel </w:t>
      </w:r>
      <w:r w:rsidRPr="2917DB90" w:rsidR="500E9A6D">
        <w:rPr>
          <w:rFonts w:ascii="Times New Roman" w:hAnsi="Times New Roman" w:eastAsia="Times New Roman" w:cs="Times New Roman"/>
          <w:i w:val="0"/>
          <w:iCs w:val="0"/>
        </w:rPr>
        <w:t>302 and 62, respectively)</w:t>
      </w:r>
      <w:r w:rsidRPr="2917DB90" w:rsidR="4393018F">
        <w:rPr>
          <w:rFonts w:ascii="Times New Roman" w:hAnsi="Times New Roman" w:eastAsia="Times New Roman" w:cs="Times New Roman"/>
          <w:i w:val="0"/>
          <w:iCs w:val="0"/>
        </w:rPr>
        <w:t xml:space="preserve">. </w:t>
      </w:r>
      <w:commentRangeStart w:id="187024533"/>
      <w:r w:rsidRPr="2917DB90" w:rsidR="55337D40">
        <w:rPr>
          <w:rFonts w:ascii="Times New Roman" w:hAnsi="Times New Roman" w:eastAsia="Times New Roman" w:cs="Times New Roman"/>
          <w:i w:val="0"/>
          <w:iCs w:val="0"/>
        </w:rPr>
        <w:t>In this sense, both Kirsten and Tyler are prompted to act in search of their past, and they do that both through artistic expression and for it.</w:t>
      </w:r>
      <w:commentRangeEnd w:id="187024533"/>
      <w:r>
        <w:rPr>
          <w:rStyle w:val="CommentReference"/>
        </w:rPr>
        <w:commentReference w:id="187024533"/>
      </w:r>
    </w:p>
    <w:p w:rsidR="5028F934" w:rsidP="2917DB90" w:rsidRDefault="5028F934" w14:paraId="7A8CC0B3" w14:textId="77338A5B">
      <w:pPr>
        <w:pStyle w:val="Normal"/>
        <w:spacing w:line="480" w:lineRule="auto"/>
        <w:ind w:left="0" w:firstLine="720"/>
        <w:jc w:val="left"/>
        <w:rPr>
          <w:rFonts w:ascii="Times New Roman" w:hAnsi="Times New Roman" w:eastAsia="Times New Roman" w:cs="Times New Roman"/>
          <w:i w:val="0"/>
          <w:iCs w:val="0"/>
        </w:rPr>
      </w:pPr>
      <w:r w:rsidRPr="2917DB90" w:rsidR="5092230E">
        <w:rPr>
          <w:rFonts w:ascii="Times New Roman" w:hAnsi="Times New Roman" w:eastAsia="Times New Roman" w:cs="Times New Roman"/>
          <w:i w:val="0"/>
          <w:iCs w:val="0"/>
        </w:rPr>
        <w:t>The comic itself also</w:t>
      </w:r>
      <w:r w:rsidRPr="2917DB90" w:rsidR="16CE81B8">
        <w:rPr>
          <w:rFonts w:ascii="Times New Roman" w:hAnsi="Times New Roman" w:eastAsia="Times New Roman" w:cs="Times New Roman"/>
          <w:i w:val="0"/>
          <w:iCs w:val="0"/>
        </w:rPr>
        <w:t xml:space="preserve"> seems to portray the lives of Tyler and Kirsten</w:t>
      </w:r>
      <w:r w:rsidRPr="2917DB90" w:rsidR="493DAC80">
        <w:rPr>
          <w:rFonts w:ascii="Times New Roman" w:hAnsi="Times New Roman" w:eastAsia="Times New Roman" w:cs="Times New Roman"/>
          <w:i w:val="0"/>
          <w:iCs w:val="0"/>
        </w:rPr>
        <w:t>. During their confrontation, they start to quote the comic, and in one instance Kirsten reads the lines “</w:t>
      </w:r>
      <w:r w:rsidRPr="2917DB90" w:rsidR="5D8BA2B8">
        <w:rPr>
          <w:rFonts w:ascii="Times New Roman" w:hAnsi="Times New Roman" w:eastAsia="Times New Roman" w:cs="Times New Roman"/>
          <w:i w:val="0"/>
          <w:iCs w:val="0"/>
        </w:rPr>
        <w:t xml:space="preserve">We long only to go home,” “We have been lost for so long,” and </w:t>
      </w:r>
      <w:r w:rsidRPr="2917DB90" w:rsidR="44B81A96">
        <w:rPr>
          <w:rFonts w:ascii="Times New Roman" w:hAnsi="Times New Roman" w:eastAsia="Times New Roman" w:cs="Times New Roman"/>
          <w:i w:val="0"/>
          <w:iCs w:val="0"/>
        </w:rPr>
        <w:t>We long only for the world we were born into</w:t>
      </w:r>
      <w:r w:rsidRPr="2917DB90" w:rsidR="2D404BD8">
        <w:rPr>
          <w:rFonts w:ascii="Times New Roman" w:hAnsi="Times New Roman" w:eastAsia="Times New Roman" w:cs="Times New Roman"/>
          <w:i w:val="0"/>
          <w:iCs w:val="0"/>
        </w:rPr>
        <w:t xml:space="preserve">” (Mandel 302). This started due to Tyler </w:t>
      </w:r>
      <w:r w:rsidRPr="2917DB90" w:rsidR="2D404BD8">
        <w:rPr>
          <w:rFonts w:ascii="Times New Roman" w:hAnsi="Times New Roman" w:eastAsia="Times New Roman" w:cs="Times New Roman"/>
          <w:i w:val="0"/>
          <w:iCs w:val="0"/>
        </w:rPr>
        <w:t>seemingly quoting</w:t>
      </w:r>
      <w:r w:rsidRPr="2917DB90" w:rsidR="2D404BD8">
        <w:rPr>
          <w:rFonts w:ascii="Times New Roman" w:hAnsi="Times New Roman" w:eastAsia="Times New Roman" w:cs="Times New Roman"/>
          <w:i w:val="0"/>
          <w:iCs w:val="0"/>
        </w:rPr>
        <w:t xml:space="preserve"> </w:t>
      </w:r>
      <w:r w:rsidRPr="2917DB90" w:rsidR="274166C4">
        <w:rPr>
          <w:rFonts w:ascii="Times New Roman" w:hAnsi="Times New Roman" w:eastAsia="Times New Roman" w:cs="Times New Roman"/>
          <w:i w:val="0"/>
          <w:iCs w:val="0"/>
        </w:rPr>
        <w:t xml:space="preserve">the comic, and Kirsten picking up where he left off. However, the quotes </w:t>
      </w:r>
      <w:r w:rsidRPr="2917DB90" w:rsidR="274166C4">
        <w:rPr>
          <w:rFonts w:ascii="Times New Roman" w:hAnsi="Times New Roman" w:eastAsia="Times New Roman" w:cs="Times New Roman"/>
          <w:i w:val="0"/>
          <w:iCs w:val="0"/>
        </w:rPr>
        <w:t>seem to have</w:t>
      </w:r>
      <w:r w:rsidRPr="2917DB90" w:rsidR="274166C4">
        <w:rPr>
          <w:rFonts w:ascii="Times New Roman" w:hAnsi="Times New Roman" w:eastAsia="Times New Roman" w:cs="Times New Roman"/>
          <w:i w:val="0"/>
          <w:iCs w:val="0"/>
        </w:rPr>
        <w:t xml:space="preserve"> deeper meaning, as both characters can relate to them. But the tension </w:t>
      </w:r>
      <w:r w:rsidRPr="2917DB90" w:rsidR="013AB6A3">
        <w:rPr>
          <w:rFonts w:ascii="Times New Roman" w:hAnsi="Times New Roman" w:eastAsia="Times New Roman" w:cs="Times New Roman"/>
          <w:i w:val="0"/>
          <w:iCs w:val="0"/>
        </w:rPr>
        <w:t xml:space="preserve">between them </w:t>
      </w:r>
      <w:r w:rsidRPr="2917DB90" w:rsidR="0402022D">
        <w:rPr>
          <w:rFonts w:ascii="Times New Roman" w:hAnsi="Times New Roman" w:eastAsia="Times New Roman" w:cs="Times New Roman"/>
          <w:i w:val="0"/>
          <w:iCs w:val="0"/>
        </w:rPr>
        <w:t>arises</w:t>
      </w:r>
      <w:r w:rsidRPr="2917DB90" w:rsidR="013AB6A3">
        <w:rPr>
          <w:rFonts w:ascii="Times New Roman" w:hAnsi="Times New Roman" w:eastAsia="Times New Roman" w:cs="Times New Roman"/>
          <w:i w:val="0"/>
          <w:iCs w:val="0"/>
        </w:rPr>
        <w:t xml:space="preserve"> </w:t>
      </w:r>
      <w:r w:rsidRPr="2917DB90" w:rsidR="274166C4">
        <w:rPr>
          <w:rFonts w:ascii="Times New Roman" w:hAnsi="Times New Roman" w:eastAsia="Times New Roman" w:cs="Times New Roman"/>
          <w:i w:val="0"/>
          <w:iCs w:val="0"/>
        </w:rPr>
        <w:t>due t</w:t>
      </w:r>
      <w:r w:rsidRPr="2917DB90" w:rsidR="2EA6A981">
        <w:rPr>
          <w:rFonts w:ascii="Times New Roman" w:hAnsi="Times New Roman" w:eastAsia="Times New Roman" w:cs="Times New Roman"/>
          <w:i w:val="0"/>
          <w:iCs w:val="0"/>
        </w:rPr>
        <w:t xml:space="preserve">o the differences in how </w:t>
      </w:r>
      <w:r w:rsidRPr="2917DB90" w:rsidR="44463EAB">
        <w:rPr>
          <w:rFonts w:ascii="Times New Roman" w:hAnsi="Times New Roman" w:eastAsia="Times New Roman" w:cs="Times New Roman"/>
          <w:i w:val="0"/>
          <w:iCs w:val="0"/>
        </w:rPr>
        <w:t>they</w:t>
      </w:r>
      <w:r w:rsidRPr="2917DB90" w:rsidR="2EA6A981">
        <w:rPr>
          <w:rFonts w:ascii="Times New Roman" w:hAnsi="Times New Roman" w:eastAsia="Times New Roman" w:cs="Times New Roman"/>
          <w:i w:val="0"/>
          <w:iCs w:val="0"/>
        </w:rPr>
        <w:t xml:space="preserve"> live in the new world. </w:t>
      </w:r>
      <w:r w:rsidRPr="2917DB90" w:rsidR="5C066123">
        <w:rPr>
          <w:rFonts w:ascii="Times New Roman" w:hAnsi="Times New Roman" w:eastAsia="Times New Roman" w:cs="Times New Roman"/>
          <w:i w:val="0"/>
          <w:iCs w:val="0"/>
        </w:rPr>
        <w:t xml:space="preserve">This is </w:t>
      </w:r>
      <w:r w:rsidRPr="2917DB90" w:rsidR="5053F5D4">
        <w:rPr>
          <w:rFonts w:ascii="Times New Roman" w:hAnsi="Times New Roman" w:eastAsia="Times New Roman" w:cs="Times New Roman"/>
          <w:i w:val="0"/>
          <w:iCs w:val="0"/>
        </w:rPr>
        <w:t>like</w:t>
      </w:r>
      <w:r w:rsidRPr="2917DB90" w:rsidR="5C066123">
        <w:rPr>
          <w:rFonts w:ascii="Times New Roman" w:hAnsi="Times New Roman" w:eastAsia="Times New Roman" w:cs="Times New Roman"/>
          <w:i w:val="0"/>
          <w:iCs w:val="0"/>
        </w:rPr>
        <w:t xml:space="preserve"> national and even international politics, as everyone has the same goal, but we disagree on how we </w:t>
      </w:r>
      <w:r w:rsidRPr="2917DB90" w:rsidR="3254A439">
        <w:rPr>
          <w:rFonts w:ascii="Times New Roman" w:hAnsi="Times New Roman" w:eastAsia="Times New Roman" w:cs="Times New Roman"/>
          <w:i w:val="0"/>
          <w:iCs w:val="0"/>
        </w:rPr>
        <w:t>achieve</w:t>
      </w:r>
      <w:r w:rsidRPr="2917DB90" w:rsidR="5C066123">
        <w:rPr>
          <w:rFonts w:ascii="Times New Roman" w:hAnsi="Times New Roman" w:eastAsia="Times New Roman" w:cs="Times New Roman"/>
          <w:i w:val="0"/>
          <w:iCs w:val="0"/>
        </w:rPr>
        <w:t xml:space="preserve"> that goal.</w:t>
      </w:r>
      <w:r w:rsidRPr="2917DB90" w:rsidR="13F2F199">
        <w:rPr>
          <w:rFonts w:ascii="Times New Roman" w:hAnsi="Times New Roman" w:eastAsia="Times New Roman" w:cs="Times New Roman"/>
          <w:i w:val="0"/>
          <w:iCs w:val="0"/>
        </w:rPr>
        <w:t xml:space="preserve"> </w:t>
      </w:r>
      <w:r w:rsidRPr="2917DB90" w:rsidR="7C1B5B56">
        <w:rPr>
          <w:rFonts w:ascii="Times New Roman" w:hAnsi="Times New Roman" w:eastAsia="Times New Roman" w:cs="Times New Roman"/>
          <w:i w:val="0"/>
          <w:iCs w:val="0"/>
        </w:rPr>
        <w:t>Maybe at</w:t>
      </w:r>
      <w:r w:rsidRPr="2917DB90" w:rsidR="7C1B5B56">
        <w:rPr>
          <w:rFonts w:ascii="Times New Roman" w:hAnsi="Times New Roman" w:eastAsia="Times New Roman" w:cs="Times New Roman"/>
          <w:i w:val="0"/>
          <w:iCs w:val="0"/>
        </w:rPr>
        <w:t xml:space="preserve"> a certain point the goal </w:t>
      </w:r>
      <w:r w:rsidRPr="2917DB90" w:rsidR="7C1B5B56">
        <w:rPr>
          <w:rFonts w:ascii="Times New Roman" w:hAnsi="Times New Roman" w:eastAsia="Times New Roman" w:cs="Times New Roman"/>
          <w:i w:val="0"/>
          <w:iCs w:val="0"/>
        </w:rPr>
        <w:t>doesn’t</w:t>
      </w:r>
      <w:r w:rsidRPr="2917DB90" w:rsidR="7C1B5B56">
        <w:rPr>
          <w:rFonts w:ascii="Times New Roman" w:hAnsi="Times New Roman" w:eastAsia="Times New Roman" w:cs="Times New Roman"/>
          <w:i w:val="0"/>
          <w:iCs w:val="0"/>
        </w:rPr>
        <w:t xml:space="preserve"> matter, and it is more important to </w:t>
      </w:r>
      <w:r w:rsidRPr="2917DB90" w:rsidR="7C1B5B56">
        <w:rPr>
          <w:rFonts w:ascii="Times New Roman" w:hAnsi="Times New Roman" w:eastAsia="Times New Roman" w:cs="Times New Roman"/>
          <w:i w:val="0"/>
          <w:iCs w:val="0"/>
        </w:rPr>
        <w:t>get along</w:t>
      </w:r>
      <w:r w:rsidRPr="2917DB90" w:rsidR="7C1B5B56">
        <w:rPr>
          <w:rFonts w:ascii="Times New Roman" w:hAnsi="Times New Roman" w:eastAsia="Times New Roman" w:cs="Times New Roman"/>
          <w:i w:val="0"/>
          <w:iCs w:val="0"/>
        </w:rPr>
        <w:t xml:space="preserve"> with people. </w:t>
      </w:r>
      <w:r w:rsidRPr="2917DB90" w:rsidR="5BFC9A58">
        <w:rPr>
          <w:rFonts w:ascii="Times New Roman" w:hAnsi="Times New Roman" w:eastAsia="Times New Roman" w:cs="Times New Roman"/>
          <w:i w:val="0"/>
          <w:iCs w:val="0"/>
        </w:rPr>
        <w:t xml:space="preserve">This idea makes sense in the novel's context, as everyone is </w:t>
      </w:r>
      <w:r w:rsidRPr="2917DB90" w:rsidR="5BFC9A58">
        <w:rPr>
          <w:rFonts w:ascii="Times New Roman" w:hAnsi="Times New Roman" w:eastAsia="Times New Roman" w:cs="Times New Roman"/>
          <w:i w:val="1"/>
          <w:iCs w:val="1"/>
        </w:rPr>
        <w:t xml:space="preserve">just </w:t>
      </w:r>
      <w:r w:rsidRPr="2917DB90" w:rsidR="5BFC9A58">
        <w:rPr>
          <w:rFonts w:ascii="Times New Roman" w:hAnsi="Times New Roman" w:eastAsia="Times New Roman" w:cs="Times New Roman"/>
          <w:i w:val="0"/>
          <w:iCs w:val="0"/>
        </w:rPr>
        <w:t>trying to survive.</w:t>
      </w:r>
      <w:r w:rsidRPr="2917DB90" w:rsidR="7C1B5B56">
        <w:rPr>
          <w:rFonts w:ascii="Times New Roman" w:hAnsi="Times New Roman" w:eastAsia="Times New Roman" w:cs="Times New Roman"/>
          <w:i w:val="0"/>
          <w:iCs w:val="0"/>
        </w:rPr>
        <w:t xml:space="preserve"> </w:t>
      </w:r>
      <w:r w:rsidRPr="2917DB90" w:rsidR="13F2F199">
        <w:rPr>
          <w:rFonts w:ascii="Times New Roman" w:hAnsi="Times New Roman" w:eastAsia="Times New Roman" w:cs="Times New Roman"/>
          <w:i w:val="0"/>
          <w:iCs w:val="0"/>
        </w:rPr>
        <w:t xml:space="preserve">With this, Mandel is using art to express both </w:t>
      </w:r>
      <w:r w:rsidRPr="2917DB90" w:rsidR="56B930EB">
        <w:rPr>
          <w:rFonts w:ascii="Times New Roman" w:hAnsi="Times New Roman" w:eastAsia="Times New Roman" w:cs="Times New Roman"/>
          <w:i w:val="0"/>
          <w:iCs w:val="0"/>
        </w:rPr>
        <w:t>the thoughts</w:t>
      </w:r>
      <w:r w:rsidRPr="2917DB90" w:rsidR="13F2F199">
        <w:rPr>
          <w:rFonts w:ascii="Times New Roman" w:hAnsi="Times New Roman" w:eastAsia="Times New Roman" w:cs="Times New Roman"/>
          <w:i w:val="0"/>
          <w:iCs w:val="0"/>
        </w:rPr>
        <w:t xml:space="preserve"> of the characters and of someone </w:t>
      </w:r>
      <w:r w:rsidRPr="2917DB90" w:rsidR="49DB9E88">
        <w:rPr>
          <w:rFonts w:ascii="Times New Roman" w:hAnsi="Times New Roman" w:eastAsia="Times New Roman" w:cs="Times New Roman"/>
          <w:i w:val="0"/>
          <w:iCs w:val="0"/>
        </w:rPr>
        <w:t xml:space="preserve">overlooking </w:t>
      </w:r>
      <w:r w:rsidRPr="2917DB90" w:rsidR="13F2F199">
        <w:rPr>
          <w:rFonts w:ascii="Times New Roman" w:hAnsi="Times New Roman" w:eastAsia="Times New Roman" w:cs="Times New Roman"/>
          <w:i w:val="0"/>
          <w:iCs w:val="0"/>
        </w:rPr>
        <w:t>our society.</w:t>
      </w:r>
      <w:r w:rsidRPr="2917DB90" w:rsidR="21FC6A1E">
        <w:rPr>
          <w:rFonts w:ascii="Times New Roman" w:hAnsi="Times New Roman" w:eastAsia="Times New Roman" w:cs="Times New Roman"/>
          <w:i w:val="0"/>
          <w:iCs w:val="0"/>
        </w:rPr>
        <w:t xml:space="preserve"> </w:t>
      </w:r>
      <w:commentRangeEnd w:id="1017702284"/>
      <w:r>
        <w:rPr>
          <w:rStyle w:val="CommentReference"/>
        </w:rPr>
        <w:commentReference w:id="1017702284"/>
      </w:r>
    </w:p>
    <w:p w:rsidR="5028F934" w:rsidP="2917DB90" w:rsidRDefault="5028F934" w14:paraId="0E8CF226" w14:textId="25A3AA0B">
      <w:pPr>
        <w:pStyle w:val="Normal"/>
        <w:spacing w:line="480" w:lineRule="auto"/>
        <w:ind w:left="0" w:firstLine="720"/>
        <w:jc w:val="left"/>
        <w:rPr>
          <w:rFonts w:ascii="Times New Roman" w:hAnsi="Times New Roman" w:eastAsia="Times New Roman" w:cs="Times New Roman"/>
          <w:i w:val="0"/>
          <w:iCs w:val="0"/>
        </w:rPr>
      </w:pPr>
      <w:commentRangeStart w:id="1507905745"/>
      <w:r w:rsidRPr="2917DB90" w:rsidR="5028F934">
        <w:rPr>
          <w:rFonts w:ascii="Times New Roman" w:hAnsi="Times New Roman" w:eastAsia="Times New Roman" w:cs="Times New Roman"/>
          <w:i w:val="0"/>
          <w:iCs w:val="0"/>
        </w:rPr>
        <w:t>Tyler is prompted through religious fanaticism</w:t>
      </w:r>
      <w:commentRangeEnd w:id="1507905745"/>
      <w:r>
        <w:rPr>
          <w:rStyle w:val="CommentReference"/>
        </w:rPr>
        <w:commentReference w:id="1507905745"/>
      </w:r>
      <w:r w:rsidRPr="2917DB90" w:rsidR="5028F934">
        <w:rPr>
          <w:rFonts w:ascii="Times New Roman" w:hAnsi="Times New Roman" w:eastAsia="Times New Roman" w:cs="Times New Roman"/>
          <w:i w:val="0"/>
          <w:iCs w:val="0"/>
        </w:rPr>
        <w:t xml:space="preserve">. </w:t>
      </w:r>
      <w:r w:rsidRPr="2917DB90" w:rsidR="5028F934">
        <w:rPr>
          <w:rFonts w:ascii="Times New Roman" w:hAnsi="Times New Roman" w:eastAsia="Times New Roman" w:cs="Times New Roman"/>
          <w:i w:val="0"/>
          <w:iCs w:val="0"/>
        </w:rPr>
        <w:t>Religion has had instances of taking advantage of people in the past, such as before the Protestant Reformation with devices such as indulgences. Tyler might have true religiou</w:t>
      </w:r>
      <w:r w:rsidRPr="2917DB90" w:rsidR="7332885C">
        <w:rPr>
          <w:rFonts w:ascii="Times New Roman" w:hAnsi="Times New Roman" w:eastAsia="Times New Roman" w:cs="Times New Roman"/>
          <w:i w:val="0"/>
          <w:iCs w:val="0"/>
        </w:rPr>
        <w:t xml:space="preserve">s motivations, as discussed towards the end of the book (Mandel 260). </w:t>
      </w:r>
      <w:r w:rsidRPr="2917DB90" w:rsidR="73B6BA7E">
        <w:rPr>
          <w:rFonts w:ascii="Times New Roman" w:hAnsi="Times New Roman" w:eastAsia="Times New Roman" w:cs="Times New Roman"/>
          <w:i w:val="0"/>
          <w:iCs w:val="0"/>
        </w:rPr>
        <w:t xml:space="preserve">However, surely marrying </w:t>
      </w:r>
      <w:r w:rsidRPr="2917DB90" w:rsidR="4C3DBFD9">
        <w:rPr>
          <w:rFonts w:ascii="Times New Roman" w:hAnsi="Times New Roman" w:eastAsia="Times New Roman" w:cs="Times New Roman"/>
          <w:i w:val="0"/>
          <w:iCs w:val="0"/>
        </w:rPr>
        <w:t>three</w:t>
      </w:r>
      <w:r w:rsidRPr="2917DB90" w:rsidR="73B6BA7E">
        <w:rPr>
          <w:rFonts w:ascii="Times New Roman" w:hAnsi="Times New Roman" w:eastAsia="Times New Roman" w:cs="Times New Roman"/>
          <w:i w:val="0"/>
          <w:iCs w:val="0"/>
        </w:rPr>
        <w:t xml:space="preserve"> women and </w:t>
      </w:r>
      <w:r w:rsidRPr="2917DB90" w:rsidR="73B6BA7E">
        <w:rPr>
          <w:rFonts w:ascii="Times New Roman" w:hAnsi="Times New Roman" w:eastAsia="Times New Roman" w:cs="Times New Roman"/>
          <w:i w:val="0"/>
          <w:iCs w:val="0"/>
        </w:rPr>
        <w:t>at</w:t>
      </w:r>
      <w:r w:rsidRPr="2917DB90" w:rsidR="73B6BA7E">
        <w:rPr>
          <w:rFonts w:ascii="Times New Roman" w:hAnsi="Times New Roman" w:eastAsia="Times New Roman" w:cs="Times New Roman"/>
          <w:i w:val="0"/>
          <w:iCs w:val="0"/>
        </w:rPr>
        <w:t>tempting</w:t>
      </w:r>
      <w:r w:rsidRPr="2917DB90" w:rsidR="73B6BA7E">
        <w:rPr>
          <w:rFonts w:ascii="Times New Roman" w:hAnsi="Times New Roman" w:eastAsia="Times New Roman" w:cs="Times New Roman"/>
          <w:i w:val="0"/>
          <w:iCs w:val="0"/>
        </w:rPr>
        <w:t xml:space="preserve"> t</w:t>
      </w:r>
      <w:r w:rsidRPr="2917DB90" w:rsidR="73B6BA7E">
        <w:rPr>
          <w:rFonts w:ascii="Times New Roman" w:hAnsi="Times New Roman" w:eastAsia="Times New Roman" w:cs="Times New Roman"/>
          <w:i w:val="0"/>
          <w:iCs w:val="0"/>
        </w:rPr>
        <w:t xml:space="preserve">o marry a </w:t>
      </w:r>
      <w:r w:rsidRPr="2917DB90" w:rsidR="73B6BA7E">
        <w:rPr>
          <w:rFonts w:ascii="Times New Roman" w:hAnsi="Times New Roman" w:eastAsia="Times New Roman" w:cs="Times New Roman"/>
          <w:i w:val="0"/>
          <w:iCs w:val="0"/>
        </w:rPr>
        <w:t>12-year-old</w:t>
      </w:r>
      <w:r w:rsidRPr="2917DB90" w:rsidR="73B6BA7E">
        <w:rPr>
          <w:rFonts w:ascii="Times New Roman" w:hAnsi="Times New Roman" w:eastAsia="Times New Roman" w:cs="Times New Roman"/>
          <w:i w:val="0"/>
          <w:iCs w:val="0"/>
        </w:rPr>
        <w:t xml:space="preserve"> girl </w:t>
      </w:r>
      <w:r w:rsidRPr="2917DB90" w:rsidR="73B6BA7E">
        <w:rPr>
          <w:rFonts w:ascii="Times New Roman" w:hAnsi="Times New Roman" w:eastAsia="Times New Roman" w:cs="Times New Roman"/>
          <w:i w:val="0"/>
          <w:iCs w:val="0"/>
        </w:rPr>
        <w:t>is</w:t>
      </w:r>
      <w:r w:rsidRPr="2917DB90" w:rsidR="73B6BA7E">
        <w:rPr>
          <w:rFonts w:ascii="Times New Roman" w:hAnsi="Times New Roman" w:eastAsia="Times New Roman" w:cs="Times New Roman"/>
          <w:i w:val="0"/>
          <w:iCs w:val="0"/>
        </w:rPr>
        <w:t>n’t</w:t>
      </w:r>
      <w:r w:rsidRPr="2917DB90" w:rsidR="73B6BA7E">
        <w:rPr>
          <w:rFonts w:ascii="Times New Roman" w:hAnsi="Times New Roman" w:eastAsia="Times New Roman" w:cs="Times New Roman"/>
          <w:i w:val="0"/>
          <w:iCs w:val="0"/>
        </w:rPr>
        <w:t xml:space="preserve"> d</w:t>
      </w:r>
      <w:r w:rsidRPr="2917DB90" w:rsidR="73B6BA7E">
        <w:rPr>
          <w:rFonts w:ascii="Times New Roman" w:hAnsi="Times New Roman" w:eastAsia="Times New Roman" w:cs="Times New Roman"/>
          <w:i w:val="0"/>
          <w:iCs w:val="0"/>
        </w:rPr>
        <w:t>irectly correlated to your religion (</w:t>
      </w:r>
      <w:r w:rsidRPr="2917DB90" w:rsidR="0B477BE5">
        <w:rPr>
          <w:rFonts w:ascii="Times New Roman" w:hAnsi="Times New Roman" w:eastAsia="Times New Roman" w:cs="Times New Roman"/>
          <w:i w:val="0"/>
          <w:iCs w:val="0"/>
        </w:rPr>
        <w:t xml:space="preserve">Mandel 123). Tyler </w:t>
      </w:r>
      <w:r w:rsidRPr="2917DB90" w:rsidR="0B477BE5">
        <w:rPr>
          <w:rFonts w:ascii="Times New Roman" w:hAnsi="Times New Roman" w:eastAsia="Times New Roman" w:cs="Times New Roman"/>
          <w:i w:val="0"/>
          <w:iCs w:val="0"/>
        </w:rPr>
        <w:t>se</w:t>
      </w:r>
      <w:r w:rsidRPr="2917DB90" w:rsidR="0B477BE5">
        <w:rPr>
          <w:rFonts w:ascii="Times New Roman" w:hAnsi="Times New Roman" w:eastAsia="Times New Roman" w:cs="Times New Roman"/>
          <w:i w:val="0"/>
          <w:iCs w:val="0"/>
        </w:rPr>
        <w:t>ems to have</w:t>
      </w:r>
      <w:r w:rsidRPr="2917DB90" w:rsidR="0B477BE5">
        <w:rPr>
          <w:rFonts w:ascii="Times New Roman" w:hAnsi="Times New Roman" w:eastAsia="Times New Roman" w:cs="Times New Roman"/>
          <w:i w:val="0"/>
          <w:iCs w:val="0"/>
        </w:rPr>
        <w:t xml:space="preserve"> r</w:t>
      </w:r>
      <w:r w:rsidRPr="2917DB90" w:rsidR="0B477BE5">
        <w:rPr>
          <w:rFonts w:ascii="Times New Roman" w:hAnsi="Times New Roman" w:eastAsia="Times New Roman" w:cs="Times New Roman"/>
          <w:i w:val="0"/>
          <w:iCs w:val="0"/>
        </w:rPr>
        <w:t>evelations and prophecies that influence local beliefs about him and his cult of “the light” (Mandel 125). For instance, on page 126, Eleanor, his would</w:t>
      </w:r>
      <w:r w:rsidRPr="2917DB90" w:rsidR="11AE1249">
        <w:rPr>
          <w:rFonts w:ascii="Times New Roman" w:hAnsi="Times New Roman" w:eastAsia="Times New Roman" w:cs="Times New Roman"/>
          <w:i w:val="0"/>
          <w:iCs w:val="0"/>
        </w:rPr>
        <w:t>-have-been next wife talks about how he predicted a bridge would fall a day before it happened due to “</w:t>
      </w:r>
      <w:r w:rsidRPr="2917DB90" w:rsidR="293ED3AF">
        <w:rPr>
          <w:rFonts w:ascii="Times New Roman" w:hAnsi="Times New Roman" w:eastAsia="Times New Roman" w:cs="Times New Roman"/>
          <w:i w:val="0"/>
          <w:iCs w:val="0"/>
        </w:rPr>
        <w:t>ravens flying low over the road ahead.” Tyler is another character in the novel who uses art and oratory to express his thoughts and preach his cause.</w:t>
      </w:r>
      <w:r w:rsidRPr="2917DB90" w:rsidR="32A5C383">
        <w:rPr>
          <w:rFonts w:ascii="Times New Roman" w:hAnsi="Times New Roman" w:eastAsia="Times New Roman" w:cs="Times New Roman"/>
          <w:i w:val="0"/>
          <w:iCs w:val="0"/>
        </w:rPr>
        <w:t xml:space="preserve"> </w:t>
      </w:r>
      <w:r w:rsidRPr="2917DB90" w:rsidR="293ED3AF">
        <w:rPr>
          <w:rFonts w:ascii="Times New Roman" w:hAnsi="Times New Roman" w:eastAsia="Times New Roman" w:cs="Times New Roman"/>
          <w:i w:val="0"/>
          <w:iCs w:val="0"/>
        </w:rPr>
        <w:t xml:space="preserve">Kirsten does something similar, but for </w:t>
      </w:r>
      <w:r w:rsidRPr="2917DB90" w:rsidR="293ED3AF">
        <w:rPr>
          <w:rFonts w:ascii="Times New Roman" w:hAnsi="Times New Roman" w:eastAsia="Times New Roman" w:cs="Times New Roman"/>
          <w:i w:val="0"/>
          <w:iCs w:val="0"/>
        </w:rPr>
        <w:t>di</w:t>
      </w:r>
      <w:r w:rsidRPr="2917DB90" w:rsidR="293ED3AF">
        <w:rPr>
          <w:rFonts w:ascii="Times New Roman" w:hAnsi="Times New Roman" w:eastAsia="Times New Roman" w:cs="Times New Roman"/>
          <w:i w:val="0"/>
          <w:iCs w:val="0"/>
        </w:rPr>
        <w:t>fferent reasons</w:t>
      </w:r>
      <w:r w:rsidRPr="2917DB90" w:rsidR="293ED3AF">
        <w:rPr>
          <w:rFonts w:ascii="Times New Roman" w:hAnsi="Times New Roman" w:eastAsia="Times New Roman" w:cs="Times New Roman"/>
          <w:i w:val="0"/>
          <w:iCs w:val="0"/>
        </w:rPr>
        <w:t xml:space="preserve">. </w:t>
      </w:r>
      <w:r w:rsidRPr="2917DB90" w:rsidR="293ED3AF">
        <w:rPr>
          <w:rFonts w:ascii="Times New Roman" w:hAnsi="Times New Roman" w:eastAsia="Times New Roman" w:cs="Times New Roman"/>
          <w:i w:val="0"/>
          <w:iCs w:val="0"/>
        </w:rPr>
        <w:t xml:space="preserve">She </w:t>
      </w:r>
      <w:r w:rsidRPr="2917DB90" w:rsidR="13E9C13A">
        <w:rPr>
          <w:rFonts w:ascii="Times New Roman" w:hAnsi="Times New Roman" w:eastAsia="Times New Roman" w:cs="Times New Roman"/>
          <w:i w:val="0"/>
          <w:iCs w:val="0"/>
        </w:rPr>
        <w:t>strives to spread light and hope through theatre and entertainment, something far less malicious than le</w:t>
      </w:r>
      <w:r w:rsidRPr="2917DB90" w:rsidR="1407D879">
        <w:rPr>
          <w:rFonts w:ascii="Times New Roman" w:hAnsi="Times New Roman" w:eastAsia="Times New Roman" w:cs="Times New Roman"/>
          <w:i w:val="0"/>
          <w:iCs w:val="0"/>
        </w:rPr>
        <w:t>a</w:t>
      </w:r>
      <w:r w:rsidRPr="2917DB90" w:rsidR="13E9C13A">
        <w:rPr>
          <w:rFonts w:ascii="Times New Roman" w:hAnsi="Times New Roman" w:eastAsia="Times New Roman" w:cs="Times New Roman"/>
          <w:i w:val="0"/>
          <w:iCs w:val="0"/>
        </w:rPr>
        <w:t xml:space="preserve">ding a cult. </w:t>
      </w:r>
      <w:r w:rsidRPr="2917DB90" w:rsidR="583A956B">
        <w:rPr>
          <w:rFonts w:ascii="Times New Roman" w:hAnsi="Times New Roman" w:eastAsia="Times New Roman" w:cs="Times New Roman"/>
          <w:i w:val="0"/>
          <w:iCs w:val="0"/>
        </w:rPr>
        <w:t>For example, on the back of each of the three caravans that the symphony uses, the words “</w:t>
      </w:r>
      <w:r w:rsidRPr="2917DB90" w:rsidR="17F89CD1">
        <w:rPr>
          <w:rFonts w:ascii="Times New Roman" w:hAnsi="Times New Roman" w:eastAsia="Times New Roman" w:cs="Times New Roman"/>
          <w:i w:val="0"/>
          <w:iCs w:val="0"/>
        </w:rPr>
        <w:t>b</w:t>
      </w:r>
      <w:r w:rsidRPr="2917DB90" w:rsidR="583A956B">
        <w:rPr>
          <w:rFonts w:ascii="Times New Roman" w:hAnsi="Times New Roman" w:eastAsia="Times New Roman" w:cs="Times New Roman"/>
          <w:i w:val="0"/>
          <w:iCs w:val="0"/>
        </w:rPr>
        <w:t xml:space="preserve">ecause survival is insufficient” are listed (Mandel 58). </w:t>
      </w:r>
      <w:r w:rsidRPr="2917DB90" w:rsidR="493B6528">
        <w:rPr>
          <w:rFonts w:ascii="Times New Roman" w:hAnsi="Times New Roman" w:eastAsia="Times New Roman" w:cs="Times New Roman"/>
          <w:i w:val="0"/>
          <w:iCs w:val="0"/>
        </w:rPr>
        <w:t xml:space="preserve">This phrase explains that the symphony's main </w:t>
      </w:r>
      <w:r w:rsidRPr="2917DB90" w:rsidR="493B6528">
        <w:rPr>
          <w:rFonts w:ascii="Times New Roman" w:hAnsi="Times New Roman" w:eastAsia="Times New Roman" w:cs="Times New Roman"/>
          <w:i w:val="0"/>
          <w:iCs w:val="0"/>
        </w:rPr>
        <w:t>g</w:t>
      </w:r>
      <w:r w:rsidRPr="2917DB90" w:rsidR="493B6528">
        <w:rPr>
          <w:rFonts w:ascii="Times New Roman" w:hAnsi="Times New Roman" w:eastAsia="Times New Roman" w:cs="Times New Roman"/>
          <w:i w:val="0"/>
          <w:iCs w:val="0"/>
          <w:u w:val="none"/>
        </w:rPr>
        <w:t xml:space="preserve">oal is to provide entertainment to a world where most are </w:t>
      </w:r>
      <w:r w:rsidRPr="2917DB90" w:rsidR="493B6528">
        <w:rPr>
          <w:rFonts w:ascii="Times New Roman" w:hAnsi="Times New Roman" w:eastAsia="Times New Roman" w:cs="Times New Roman"/>
          <w:i w:val="1"/>
          <w:iCs w:val="1"/>
          <w:u w:val="none"/>
        </w:rPr>
        <w:t xml:space="preserve">just </w:t>
      </w:r>
      <w:r w:rsidRPr="2917DB90" w:rsidR="493B6528">
        <w:rPr>
          <w:rFonts w:ascii="Times New Roman" w:hAnsi="Times New Roman" w:eastAsia="Times New Roman" w:cs="Times New Roman"/>
          <w:i w:val="0"/>
          <w:iCs w:val="0"/>
          <w:u w:val="none"/>
        </w:rPr>
        <w:t>getting by.</w:t>
      </w:r>
      <w:r w:rsidRPr="2917DB90" w:rsidR="583A956B">
        <w:rPr>
          <w:rFonts w:ascii="Times New Roman" w:hAnsi="Times New Roman" w:eastAsia="Times New Roman" w:cs="Times New Roman"/>
          <w:i w:val="0"/>
          <w:iCs w:val="0"/>
          <w:u w:val="none"/>
        </w:rPr>
        <w:t xml:space="preserve"> In </w:t>
      </w:r>
      <w:r w:rsidRPr="2917DB90" w:rsidR="38B8DD46">
        <w:rPr>
          <w:rFonts w:ascii="Times New Roman" w:hAnsi="Times New Roman" w:eastAsia="Times New Roman" w:cs="Times New Roman"/>
          <w:i w:val="0"/>
          <w:iCs w:val="0"/>
          <w:u w:val="none"/>
        </w:rPr>
        <w:t xml:space="preserve">their </w:t>
      </w:r>
      <w:r w:rsidRPr="2917DB90" w:rsidR="583A956B">
        <w:rPr>
          <w:rFonts w:ascii="Times New Roman" w:hAnsi="Times New Roman" w:eastAsia="Times New Roman" w:cs="Times New Roman"/>
          <w:i w:val="0"/>
          <w:iCs w:val="0"/>
          <w:u w:val="none"/>
        </w:rPr>
        <w:t xml:space="preserve">lives, </w:t>
      </w:r>
      <w:r w:rsidRPr="2917DB90" w:rsidR="4260C7C1">
        <w:rPr>
          <w:rFonts w:ascii="Times New Roman" w:hAnsi="Times New Roman" w:eastAsia="Times New Roman" w:cs="Times New Roman"/>
          <w:i w:val="0"/>
          <w:iCs w:val="0"/>
          <w:u w:val="none"/>
        </w:rPr>
        <w:t xml:space="preserve">they </w:t>
      </w:r>
      <w:r w:rsidRPr="2917DB90" w:rsidR="4260C7C1">
        <w:rPr>
          <w:rFonts w:ascii="Times New Roman" w:hAnsi="Times New Roman" w:eastAsia="Times New Roman" w:cs="Times New Roman"/>
          <w:i w:val="0"/>
          <w:iCs w:val="0"/>
          <w:u w:val="none"/>
        </w:rPr>
        <w:t xml:space="preserve">used </w:t>
      </w:r>
      <w:r w:rsidRPr="2917DB90" w:rsidR="4260C7C1">
        <w:rPr>
          <w:rFonts w:ascii="Times New Roman" w:hAnsi="Times New Roman" w:eastAsia="Times New Roman" w:cs="Times New Roman"/>
          <w:i w:val="0"/>
          <w:iCs w:val="0"/>
          <w:u w:val="none"/>
        </w:rPr>
        <w:t>t</w:t>
      </w:r>
      <w:r w:rsidRPr="2917DB90" w:rsidR="4260C7C1">
        <w:rPr>
          <w:rFonts w:ascii="Times New Roman" w:hAnsi="Times New Roman" w:eastAsia="Times New Roman" w:cs="Times New Roman"/>
          <w:i w:val="0"/>
          <w:iCs w:val="0"/>
          <w:u w:val="none"/>
        </w:rPr>
        <w:t>o</w:t>
      </w:r>
      <w:r w:rsidRPr="2917DB90" w:rsidR="583A956B">
        <w:rPr>
          <w:rFonts w:ascii="Times New Roman" w:hAnsi="Times New Roman" w:eastAsia="Times New Roman" w:cs="Times New Roman"/>
          <w:i w:val="0"/>
          <w:iCs w:val="0"/>
          <w:u w:val="none"/>
        </w:rPr>
        <w:t xml:space="preserve"> take entertainment for granted, and undoubtably abuse it. But to </w:t>
      </w:r>
      <w:r w:rsidRPr="2917DB90" w:rsidR="55002DAC">
        <w:rPr>
          <w:rFonts w:ascii="Times New Roman" w:hAnsi="Times New Roman" w:eastAsia="Times New Roman" w:cs="Times New Roman"/>
          <w:i w:val="0"/>
          <w:iCs w:val="0"/>
          <w:u w:val="none"/>
        </w:rPr>
        <w:t>the characters in</w:t>
      </w:r>
      <w:r w:rsidRPr="2917DB90" w:rsidR="55002DAC">
        <w:rPr>
          <w:rFonts w:ascii="Times New Roman" w:hAnsi="Times New Roman" w:eastAsia="Times New Roman" w:cs="Times New Roman"/>
          <w:i w:val="0"/>
          <w:iCs w:val="0"/>
          <w:u w:val="none"/>
        </w:rPr>
        <w:t xml:space="preserve"> </w:t>
      </w:r>
      <w:r w:rsidRPr="2917DB90" w:rsidR="55002DAC">
        <w:rPr>
          <w:rFonts w:ascii="Times New Roman" w:hAnsi="Times New Roman" w:eastAsia="Times New Roman" w:cs="Times New Roman"/>
          <w:i w:val="0"/>
          <w:iCs w:val="0"/>
        </w:rPr>
        <w:t xml:space="preserve">the book </w:t>
      </w:r>
      <w:r w:rsidRPr="2917DB90" w:rsidR="728D3B84">
        <w:rPr>
          <w:rFonts w:ascii="Times New Roman" w:hAnsi="Times New Roman" w:eastAsia="Times New Roman" w:cs="Times New Roman"/>
          <w:i w:val="0"/>
          <w:iCs w:val="0"/>
        </w:rPr>
        <w:t xml:space="preserve">now </w:t>
      </w:r>
      <w:r w:rsidRPr="2917DB90" w:rsidR="55002DAC">
        <w:rPr>
          <w:rFonts w:ascii="Times New Roman" w:hAnsi="Times New Roman" w:eastAsia="Times New Roman" w:cs="Times New Roman"/>
          <w:i w:val="0"/>
          <w:iCs w:val="0"/>
        </w:rPr>
        <w:t xml:space="preserve">who have been stripped of a past </w:t>
      </w:r>
      <w:r w:rsidRPr="2917DB90" w:rsidR="75C70F23">
        <w:rPr>
          <w:rFonts w:ascii="Times New Roman" w:hAnsi="Times New Roman" w:eastAsia="Times New Roman" w:cs="Times New Roman"/>
          <w:i w:val="0"/>
          <w:iCs w:val="0"/>
        </w:rPr>
        <w:t>necessity</w:t>
      </w:r>
      <w:r w:rsidRPr="2917DB90" w:rsidR="55002DAC">
        <w:rPr>
          <w:rFonts w:ascii="Times New Roman" w:hAnsi="Times New Roman" w:eastAsia="Times New Roman" w:cs="Times New Roman"/>
          <w:i w:val="0"/>
          <w:iCs w:val="0"/>
        </w:rPr>
        <w:t>, theatre from the symphony provides something invaluable to th</w:t>
      </w:r>
      <w:r w:rsidRPr="2917DB90" w:rsidR="55002DAC">
        <w:rPr>
          <w:rFonts w:ascii="Times New Roman" w:hAnsi="Times New Roman" w:eastAsia="Times New Roman" w:cs="Times New Roman"/>
          <w:i w:val="0"/>
          <w:iCs w:val="0"/>
        </w:rPr>
        <w:t>o</w:t>
      </w:r>
      <w:r w:rsidRPr="2917DB90" w:rsidR="55002DAC">
        <w:rPr>
          <w:rFonts w:ascii="Times New Roman" w:hAnsi="Times New Roman" w:eastAsia="Times New Roman" w:cs="Times New Roman"/>
          <w:i w:val="0"/>
          <w:iCs w:val="0"/>
        </w:rPr>
        <w:t>se w</w:t>
      </w:r>
      <w:r w:rsidRPr="2917DB90" w:rsidR="55002DAC">
        <w:rPr>
          <w:rFonts w:ascii="Times New Roman" w:hAnsi="Times New Roman" w:eastAsia="Times New Roman" w:cs="Times New Roman"/>
          <w:i w:val="0"/>
          <w:iCs w:val="0"/>
        </w:rPr>
        <w:t>ho</w:t>
      </w:r>
      <w:r w:rsidRPr="2917DB90" w:rsidR="55002DAC">
        <w:rPr>
          <w:rFonts w:ascii="Times New Roman" w:hAnsi="Times New Roman" w:eastAsia="Times New Roman" w:cs="Times New Roman"/>
          <w:i w:val="0"/>
          <w:iCs w:val="0"/>
        </w:rPr>
        <w:t xml:space="preserve"> </w:t>
      </w:r>
      <w:r w:rsidRPr="2917DB90" w:rsidR="55002DAC">
        <w:rPr>
          <w:rFonts w:ascii="Times New Roman" w:hAnsi="Times New Roman" w:eastAsia="Times New Roman" w:cs="Times New Roman"/>
          <w:i w:val="0"/>
          <w:iCs w:val="0"/>
        </w:rPr>
        <w:t>wi</w:t>
      </w:r>
      <w:r w:rsidRPr="2917DB90" w:rsidR="55002DAC">
        <w:rPr>
          <w:rFonts w:ascii="Times New Roman" w:hAnsi="Times New Roman" w:eastAsia="Times New Roman" w:cs="Times New Roman"/>
          <w:i w:val="0"/>
          <w:iCs w:val="0"/>
        </w:rPr>
        <w:t>tn</w:t>
      </w:r>
      <w:r w:rsidRPr="2917DB90" w:rsidR="55002DAC">
        <w:rPr>
          <w:rFonts w:ascii="Times New Roman" w:hAnsi="Times New Roman" w:eastAsia="Times New Roman" w:cs="Times New Roman"/>
          <w:i w:val="0"/>
          <w:iCs w:val="0"/>
        </w:rPr>
        <w:t>e</w:t>
      </w:r>
      <w:r w:rsidRPr="2917DB90" w:rsidR="55002DAC">
        <w:rPr>
          <w:rFonts w:ascii="Times New Roman" w:hAnsi="Times New Roman" w:eastAsia="Times New Roman" w:cs="Times New Roman"/>
          <w:i w:val="0"/>
          <w:iCs w:val="0"/>
        </w:rPr>
        <w:t>ss</w:t>
      </w:r>
      <w:r w:rsidRPr="2917DB90" w:rsidR="55002DAC">
        <w:rPr>
          <w:rFonts w:ascii="Times New Roman" w:hAnsi="Times New Roman" w:eastAsia="Times New Roman" w:cs="Times New Roman"/>
          <w:i w:val="0"/>
          <w:iCs w:val="0"/>
        </w:rPr>
        <w:t xml:space="preserve"> i</w:t>
      </w:r>
      <w:r w:rsidRPr="2917DB90" w:rsidR="55002DAC">
        <w:rPr>
          <w:rFonts w:ascii="Times New Roman" w:hAnsi="Times New Roman" w:eastAsia="Times New Roman" w:cs="Times New Roman"/>
          <w:i w:val="0"/>
          <w:iCs w:val="0"/>
        </w:rPr>
        <w:t>t</w:t>
      </w:r>
      <w:r w:rsidRPr="2917DB90" w:rsidR="55002DAC">
        <w:rPr>
          <w:rFonts w:ascii="Times New Roman" w:hAnsi="Times New Roman" w:eastAsia="Times New Roman" w:cs="Times New Roman"/>
          <w:i w:val="0"/>
          <w:iCs w:val="0"/>
        </w:rPr>
        <w:t>.</w:t>
      </w:r>
      <w:r w:rsidRPr="2917DB90" w:rsidR="55002DAC">
        <w:rPr>
          <w:rFonts w:ascii="Times New Roman" w:hAnsi="Times New Roman" w:eastAsia="Times New Roman" w:cs="Times New Roman"/>
          <w:i w:val="0"/>
          <w:iCs w:val="0"/>
        </w:rPr>
        <w:t xml:space="preserve"> </w:t>
      </w:r>
      <w:r w:rsidRPr="2917DB90" w:rsidR="13E9C13A">
        <w:rPr>
          <w:rFonts w:ascii="Times New Roman" w:hAnsi="Times New Roman" w:eastAsia="Times New Roman" w:cs="Times New Roman"/>
          <w:i w:val="0"/>
          <w:iCs w:val="0"/>
        </w:rPr>
        <w:t>In</w:t>
      </w:r>
      <w:r w:rsidRPr="2917DB90" w:rsidR="13E9C13A">
        <w:rPr>
          <w:rFonts w:ascii="Times New Roman" w:hAnsi="Times New Roman" w:eastAsia="Times New Roman" w:cs="Times New Roman"/>
          <w:i w:val="0"/>
          <w:iCs w:val="0"/>
        </w:rPr>
        <w:t xml:space="preserve"> this way, both of the main characters in the novel use art to express thei</w:t>
      </w:r>
      <w:r w:rsidRPr="2917DB90" w:rsidR="7F747A46">
        <w:rPr>
          <w:rFonts w:ascii="Times New Roman" w:hAnsi="Times New Roman" w:eastAsia="Times New Roman" w:cs="Times New Roman"/>
          <w:i w:val="0"/>
          <w:iCs w:val="0"/>
        </w:rPr>
        <w:t>r beliefs and to influence others</w:t>
      </w:r>
      <w:r w:rsidRPr="2917DB90" w:rsidR="55B3038B">
        <w:rPr>
          <w:rFonts w:ascii="Times New Roman" w:hAnsi="Times New Roman" w:eastAsia="Times New Roman" w:cs="Times New Roman"/>
          <w:i w:val="0"/>
          <w:iCs w:val="0"/>
        </w:rPr>
        <w:t xml:space="preserve">’ </w:t>
      </w:r>
      <w:r w:rsidRPr="2917DB90" w:rsidR="7F747A46">
        <w:rPr>
          <w:rFonts w:ascii="Times New Roman" w:hAnsi="Times New Roman" w:eastAsia="Times New Roman" w:cs="Times New Roman"/>
          <w:i w:val="0"/>
          <w:iCs w:val="0"/>
        </w:rPr>
        <w:t>actions, thoughts, and b</w:t>
      </w:r>
      <w:r w:rsidRPr="2917DB90" w:rsidR="4EA7D062">
        <w:rPr>
          <w:rFonts w:ascii="Times New Roman" w:hAnsi="Times New Roman" w:eastAsia="Times New Roman" w:cs="Times New Roman"/>
          <w:i w:val="0"/>
          <w:iCs w:val="0"/>
        </w:rPr>
        <w:t>e</w:t>
      </w:r>
      <w:r w:rsidRPr="2917DB90" w:rsidR="4EA7D062">
        <w:rPr>
          <w:rFonts w:ascii="Times New Roman" w:hAnsi="Times New Roman" w:eastAsia="Times New Roman" w:cs="Times New Roman"/>
          <w:i w:val="0"/>
          <w:iCs w:val="0"/>
        </w:rPr>
        <w:t>havi</w:t>
      </w:r>
      <w:r w:rsidRPr="2917DB90" w:rsidR="4EA7D062">
        <w:rPr>
          <w:rFonts w:ascii="Times New Roman" w:hAnsi="Times New Roman" w:eastAsia="Times New Roman" w:cs="Times New Roman"/>
          <w:i w:val="0"/>
          <w:iCs w:val="0"/>
        </w:rPr>
        <w:t>or</w:t>
      </w:r>
      <w:ins w:author="Bryant, Jeremy ('91)" w:date="2024-05-06T13:23:09.487Z" w:id="1773793382">
        <w:r w:rsidRPr="2917DB90" w:rsidR="1A438698">
          <w:rPr>
            <w:rFonts w:ascii="Times New Roman" w:hAnsi="Times New Roman" w:eastAsia="Times New Roman" w:cs="Times New Roman"/>
            <w:i w:val="0"/>
            <w:iCs w:val="0"/>
          </w:rPr>
          <w:t>s</w:t>
        </w:r>
      </w:ins>
      <w:r w:rsidRPr="2917DB90" w:rsidR="69CB976E">
        <w:rPr>
          <w:rFonts w:ascii="Times New Roman" w:hAnsi="Times New Roman" w:eastAsia="Times New Roman" w:cs="Times New Roman"/>
          <w:i w:val="0"/>
          <w:iCs w:val="0"/>
        </w:rPr>
        <w:t>.</w:t>
      </w:r>
    </w:p>
    <w:p w:rsidR="35C01FD9" w:rsidP="2917DB90" w:rsidRDefault="35C01FD9" w14:paraId="6FBE7D9D" w14:textId="287199C7">
      <w:pPr>
        <w:pStyle w:val="Normal"/>
        <w:spacing w:line="480" w:lineRule="auto"/>
        <w:ind w:left="0" w:firstLine="720"/>
        <w:jc w:val="left"/>
        <w:rPr>
          <w:rFonts w:ascii="Times New Roman" w:hAnsi="Times New Roman" w:eastAsia="Times New Roman" w:cs="Times New Roman"/>
          <w:i w:val="0"/>
          <w:iCs w:val="0"/>
        </w:rPr>
      </w:pPr>
      <w:r w:rsidRPr="2917DB90" w:rsidR="35C01FD9">
        <w:rPr>
          <w:rFonts w:ascii="Times New Roman" w:hAnsi="Times New Roman" w:eastAsia="Times New Roman" w:cs="Times New Roman"/>
          <w:i w:val="0"/>
          <w:iCs w:val="0"/>
        </w:rPr>
        <w:t xml:space="preserve">Kirsten </w:t>
      </w:r>
      <w:r w:rsidRPr="2917DB90" w:rsidR="68161D52">
        <w:rPr>
          <w:rFonts w:ascii="Times New Roman" w:hAnsi="Times New Roman" w:eastAsia="Times New Roman" w:cs="Times New Roman"/>
          <w:i w:val="0"/>
          <w:iCs w:val="0"/>
        </w:rPr>
        <w:t>is a member of t</w:t>
      </w:r>
      <w:r w:rsidRPr="2917DB90" w:rsidR="35C01FD9">
        <w:rPr>
          <w:rFonts w:ascii="Times New Roman" w:hAnsi="Times New Roman" w:eastAsia="Times New Roman" w:cs="Times New Roman"/>
          <w:i w:val="0"/>
          <w:iCs w:val="0"/>
        </w:rPr>
        <w:t>he Traveling Symphony</w:t>
      </w:r>
      <w:r w:rsidRPr="2917DB90" w:rsidR="3F9B5F2E">
        <w:rPr>
          <w:rFonts w:ascii="Times New Roman" w:hAnsi="Times New Roman" w:eastAsia="Times New Roman" w:cs="Times New Roman"/>
          <w:i w:val="0"/>
          <w:iCs w:val="0"/>
        </w:rPr>
        <w:t>, which is heading towards</w:t>
      </w:r>
      <w:r w:rsidRPr="2917DB90" w:rsidR="35C01FD9">
        <w:rPr>
          <w:rFonts w:ascii="Times New Roman" w:hAnsi="Times New Roman" w:eastAsia="Times New Roman" w:cs="Times New Roman"/>
          <w:i w:val="0"/>
          <w:iCs w:val="0"/>
        </w:rPr>
        <w:t xml:space="preserve"> a place called the Musuem of Civilization</w:t>
      </w:r>
      <w:r w:rsidRPr="2917DB90" w:rsidR="67A87598">
        <w:rPr>
          <w:rFonts w:ascii="Times New Roman" w:hAnsi="Times New Roman" w:eastAsia="Times New Roman" w:cs="Times New Roman"/>
          <w:i w:val="0"/>
          <w:iCs w:val="0"/>
        </w:rPr>
        <w:t>.</w:t>
      </w:r>
      <w:r w:rsidRPr="2917DB90" w:rsidR="67A87598">
        <w:rPr>
          <w:rFonts w:ascii="Times New Roman" w:hAnsi="Times New Roman" w:eastAsia="Times New Roman" w:cs="Times New Roman"/>
          <w:i w:val="0"/>
          <w:iCs w:val="0"/>
        </w:rPr>
        <w:t xml:space="preserve"> L</w:t>
      </w:r>
      <w:r w:rsidRPr="2917DB90" w:rsidR="35C01FD9">
        <w:rPr>
          <w:rFonts w:ascii="Times New Roman" w:hAnsi="Times New Roman" w:eastAsia="Times New Roman" w:cs="Times New Roman"/>
          <w:i w:val="0"/>
          <w:iCs w:val="0"/>
        </w:rPr>
        <w:t>ater in the n</w:t>
      </w:r>
      <w:r w:rsidRPr="2917DB90" w:rsidR="07ABDF02">
        <w:rPr>
          <w:rFonts w:ascii="Times New Roman" w:hAnsi="Times New Roman" w:eastAsia="Times New Roman" w:cs="Times New Roman"/>
          <w:i w:val="0"/>
          <w:iCs w:val="0"/>
        </w:rPr>
        <w:t>ovel</w:t>
      </w:r>
      <w:r w:rsidRPr="2917DB90" w:rsidR="73894F7F">
        <w:rPr>
          <w:rFonts w:ascii="Times New Roman" w:hAnsi="Times New Roman" w:eastAsia="Times New Roman" w:cs="Times New Roman"/>
          <w:i w:val="0"/>
          <w:iCs w:val="0"/>
        </w:rPr>
        <w:t>,</w:t>
      </w:r>
      <w:r w:rsidRPr="2917DB90" w:rsidR="07ABDF02">
        <w:rPr>
          <w:rFonts w:ascii="Times New Roman" w:hAnsi="Times New Roman" w:eastAsia="Times New Roman" w:cs="Times New Roman"/>
          <w:i w:val="0"/>
          <w:iCs w:val="0"/>
        </w:rPr>
        <w:t xml:space="preserve"> we find out</w:t>
      </w:r>
      <w:r w:rsidRPr="2917DB90" w:rsidR="2B567988">
        <w:rPr>
          <w:rFonts w:ascii="Times New Roman" w:hAnsi="Times New Roman" w:eastAsia="Times New Roman" w:cs="Times New Roman"/>
          <w:i w:val="0"/>
          <w:iCs w:val="0"/>
        </w:rPr>
        <w:t xml:space="preserve"> the Museum</w:t>
      </w:r>
      <w:r w:rsidRPr="2917DB90" w:rsidR="07ABDF02">
        <w:rPr>
          <w:rFonts w:ascii="Times New Roman" w:hAnsi="Times New Roman" w:eastAsia="Times New Roman" w:cs="Times New Roman"/>
          <w:i w:val="0"/>
          <w:iCs w:val="0"/>
        </w:rPr>
        <w:t xml:space="preserve"> is </w:t>
      </w:r>
      <w:r w:rsidRPr="2917DB90" w:rsidR="07ABDF02">
        <w:rPr>
          <w:rFonts w:ascii="Times New Roman" w:hAnsi="Times New Roman" w:eastAsia="Times New Roman" w:cs="Times New Roman"/>
          <w:i w:val="0"/>
          <w:iCs w:val="0"/>
        </w:rPr>
        <w:t>ran</w:t>
      </w:r>
      <w:r w:rsidRPr="2917DB90" w:rsidR="07ABDF02">
        <w:rPr>
          <w:rFonts w:ascii="Times New Roman" w:hAnsi="Times New Roman" w:eastAsia="Times New Roman" w:cs="Times New Roman"/>
          <w:i w:val="0"/>
          <w:iCs w:val="0"/>
        </w:rPr>
        <w:t xml:space="preserve"> by Arthur’s former friend Clark</w:t>
      </w:r>
      <w:r w:rsidRPr="2917DB90" w:rsidR="44D1226B">
        <w:rPr>
          <w:rFonts w:ascii="Times New Roman" w:hAnsi="Times New Roman" w:eastAsia="Times New Roman" w:cs="Times New Roman"/>
          <w:i w:val="0"/>
          <w:iCs w:val="0"/>
        </w:rPr>
        <w:t>.</w:t>
      </w:r>
      <w:r w:rsidRPr="2917DB90" w:rsidR="07ABDF02">
        <w:rPr>
          <w:rFonts w:ascii="Times New Roman" w:hAnsi="Times New Roman" w:eastAsia="Times New Roman" w:cs="Times New Roman"/>
          <w:i w:val="0"/>
          <w:iCs w:val="0"/>
        </w:rPr>
        <w:t xml:space="preserve"> </w:t>
      </w:r>
      <w:r w:rsidRPr="2917DB90" w:rsidR="07ABDF02">
        <w:rPr>
          <w:rFonts w:ascii="Times New Roman" w:hAnsi="Times New Roman" w:eastAsia="Times New Roman" w:cs="Times New Roman"/>
          <w:i w:val="0"/>
          <w:iCs w:val="0"/>
        </w:rPr>
        <w:t xml:space="preserve">The Museum is a form of artistic expression, as it is </w:t>
      </w:r>
      <w:r w:rsidRPr="2917DB90" w:rsidR="07ABDF02">
        <w:rPr>
          <w:rFonts w:ascii="Times New Roman" w:hAnsi="Times New Roman" w:eastAsia="Times New Roman" w:cs="Times New Roman"/>
          <w:i w:val="0"/>
          <w:iCs w:val="0"/>
        </w:rPr>
        <w:t>compr</w:t>
      </w:r>
      <w:r w:rsidRPr="2917DB90" w:rsidR="1668328D">
        <w:rPr>
          <w:rFonts w:ascii="Times New Roman" w:hAnsi="Times New Roman" w:eastAsia="Times New Roman" w:cs="Times New Roman"/>
          <w:i w:val="0"/>
          <w:iCs w:val="0"/>
        </w:rPr>
        <w:t>ised</w:t>
      </w:r>
      <w:r w:rsidRPr="2917DB90" w:rsidR="1668328D">
        <w:rPr>
          <w:rFonts w:ascii="Times New Roman" w:hAnsi="Times New Roman" w:eastAsia="Times New Roman" w:cs="Times New Roman"/>
          <w:i w:val="0"/>
          <w:iCs w:val="0"/>
        </w:rPr>
        <w:t xml:space="preserve"> of former everyday objects </w:t>
      </w:r>
      <w:r w:rsidRPr="2917DB90" w:rsidR="0D153CFD">
        <w:rPr>
          <w:rFonts w:ascii="Times New Roman" w:hAnsi="Times New Roman" w:eastAsia="Times New Roman" w:cs="Times New Roman"/>
          <w:i w:val="0"/>
          <w:iCs w:val="0"/>
        </w:rPr>
        <w:t>most of</w:t>
      </w:r>
      <w:r w:rsidRPr="2917DB90" w:rsidR="1668328D">
        <w:rPr>
          <w:rFonts w:ascii="Times New Roman" w:hAnsi="Times New Roman" w:eastAsia="Times New Roman" w:cs="Times New Roman"/>
          <w:i w:val="0"/>
          <w:iCs w:val="0"/>
        </w:rPr>
        <w:t xml:space="preserve"> us take for granted: staplers, identification, </w:t>
      </w:r>
      <w:r w:rsidRPr="2917DB90" w:rsidR="74DBAF96">
        <w:rPr>
          <w:rFonts w:ascii="Times New Roman" w:hAnsi="Times New Roman" w:eastAsia="Times New Roman" w:cs="Times New Roman"/>
          <w:i w:val="0"/>
          <w:iCs w:val="0"/>
        </w:rPr>
        <w:t xml:space="preserve">credit cards, </w:t>
      </w:r>
      <w:r w:rsidRPr="2917DB90" w:rsidR="74DBAF96">
        <w:rPr>
          <w:rFonts w:ascii="Times New Roman" w:hAnsi="Times New Roman" w:eastAsia="Times New Roman" w:cs="Times New Roman"/>
          <w:i w:val="0"/>
          <w:iCs w:val="0"/>
        </w:rPr>
        <w:t>etc</w:t>
      </w:r>
      <w:r w:rsidRPr="2917DB90" w:rsidR="652D8343">
        <w:rPr>
          <w:rFonts w:ascii="Times New Roman" w:hAnsi="Times New Roman" w:eastAsia="Times New Roman" w:cs="Times New Roman"/>
          <w:i w:val="0"/>
          <w:iCs w:val="0"/>
        </w:rPr>
        <w:t xml:space="preserve"> (Mandel 25</w:t>
      </w:r>
      <w:r w:rsidRPr="2917DB90" w:rsidR="5E6A843C">
        <w:rPr>
          <w:rFonts w:ascii="Times New Roman" w:hAnsi="Times New Roman" w:eastAsia="Times New Roman" w:cs="Times New Roman"/>
          <w:i w:val="0"/>
          <w:iCs w:val="0"/>
        </w:rPr>
        <w:t>5</w:t>
      </w:r>
      <w:r w:rsidRPr="2917DB90" w:rsidR="652D8343">
        <w:rPr>
          <w:rFonts w:ascii="Times New Roman" w:hAnsi="Times New Roman" w:eastAsia="Times New Roman" w:cs="Times New Roman"/>
          <w:i w:val="0"/>
          <w:iCs w:val="0"/>
        </w:rPr>
        <w:t>)</w:t>
      </w:r>
      <w:r w:rsidRPr="2917DB90" w:rsidR="74DBAF96">
        <w:rPr>
          <w:rFonts w:ascii="Times New Roman" w:hAnsi="Times New Roman" w:eastAsia="Times New Roman" w:cs="Times New Roman"/>
          <w:i w:val="0"/>
          <w:iCs w:val="0"/>
        </w:rPr>
        <w:t xml:space="preserve">. The Museum is meant to commemorate the old </w:t>
      </w:r>
      <w:r w:rsidRPr="2917DB90" w:rsidR="6BDF254D">
        <w:rPr>
          <w:rFonts w:ascii="Times New Roman" w:hAnsi="Times New Roman" w:eastAsia="Times New Roman" w:cs="Times New Roman"/>
          <w:i w:val="0"/>
          <w:iCs w:val="0"/>
        </w:rPr>
        <w:t>society and</w:t>
      </w:r>
      <w:r w:rsidRPr="2917DB90" w:rsidR="74DBAF96">
        <w:rPr>
          <w:rFonts w:ascii="Times New Roman" w:hAnsi="Times New Roman" w:eastAsia="Times New Roman" w:cs="Times New Roman"/>
          <w:i w:val="0"/>
          <w:iCs w:val="0"/>
        </w:rPr>
        <w:t xml:space="preserve"> look towards the new one. </w:t>
      </w:r>
      <w:r w:rsidRPr="2917DB90" w:rsidR="4FDA5981">
        <w:rPr>
          <w:rFonts w:ascii="Times New Roman" w:hAnsi="Times New Roman" w:eastAsia="Times New Roman" w:cs="Times New Roman"/>
          <w:i w:val="0"/>
          <w:iCs w:val="0"/>
        </w:rPr>
        <w:t xml:space="preserve">The Museum is another form of art adapted due to fit the needs of the new society. </w:t>
      </w:r>
      <w:r w:rsidRPr="2917DB90" w:rsidR="2A0A2B80">
        <w:rPr>
          <w:rFonts w:ascii="Times New Roman" w:hAnsi="Times New Roman" w:eastAsia="Times New Roman" w:cs="Times New Roman"/>
          <w:i w:val="0"/>
          <w:iCs w:val="0"/>
        </w:rPr>
        <w:t>The Museum</w:t>
      </w:r>
      <w:r w:rsidRPr="2917DB90" w:rsidR="60CC268E">
        <w:rPr>
          <w:rFonts w:ascii="Times New Roman" w:hAnsi="Times New Roman" w:eastAsia="Times New Roman" w:cs="Times New Roman"/>
          <w:i w:val="0"/>
          <w:iCs w:val="0"/>
        </w:rPr>
        <w:t xml:space="preserve"> is mostly about remembrance. As the time goes by in the novel, some </w:t>
      </w:r>
      <w:r w:rsidRPr="2917DB90" w:rsidR="7E8EB657">
        <w:rPr>
          <w:rFonts w:ascii="Times New Roman" w:hAnsi="Times New Roman" w:eastAsia="Times New Roman" w:cs="Times New Roman"/>
          <w:i w:val="0"/>
          <w:iCs w:val="0"/>
        </w:rPr>
        <w:t xml:space="preserve">people </w:t>
      </w:r>
      <w:r w:rsidRPr="2917DB90" w:rsidR="60CC268E">
        <w:rPr>
          <w:rFonts w:ascii="Times New Roman" w:hAnsi="Times New Roman" w:eastAsia="Times New Roman" w:cs="Times New Roman"/>
          <w:i w:val="0"/>
          <w:iCs w:val="0"/>
        </w:rPr>
        <w:t xml:space="preserve">forget basic </w:t>
      </w:r>
      <w:r w:rsidRPr="2917DB90" w:rsidR="737BB798">
        <w:rPr>
          <w:rFonts w:ascii="Times New Roman" w:hAnsi="Times New Roman" w:eastAsia="Times New Roman" w:cs="Times New Roman"/>
          <w:i w:val="0"/>
          <w:iCs w:val="0"/>
        </w:rPr>
        <w:t>former everyday tasks like flipping a light switch, and it becomes more important to them to hold on to every item that</w:t>
      </w:r>
      <w:r w:rsidRPr="2917DB90" w:rsidR="7EC37E58">
        <w:rPr>
          <w:rFonts w:ascii="Times New Roman" w:hAnsi="Times New Roman" w:eastAsia="Times New Roman" w:cs="Times New Roman"/>
          <w:i w:val="0"/>
          <w:iCs w:val="0"/>
        </w:rPr>
        <w:t xml:space="preserve"> no longer serves its use. Art </w:t>
      </w:r>
      <w:r w:rsidRPr="2917DB90" w:rsidR="70C581FB">
        <w:rPr>
          <w:rFonts w:ascii="Times New Roman" w:hAnsi="Times New Roman" w:eastAsia="Times New Roman" w:cs="Times New Roman"/>
          <w:i w:val="0"/>
          <w:iCs w:val="0"/>
        </w:rPr>
        <w:t xml:space="preserve">in the Museum is found through the idea, not the items themselves. </w:t>
      </w:r>
      <w:r w:rsidRPr="2917DB90" w:rsidR="70C581FB">
        <w:rPr>
          <w:rFonts w:ascii="Times New Roman" w:hAnsi="Times New Roman" w:eastAsia="Times New Roman" w:cs="Times New Roman"/>
          <w:i w:val="0"/>
          <w:iCs w:val="0"/>
        </w:rPr>
        <w:t>The message is more important than the exhibit itself, just like with the Traveling Symphony.</w:t>
      </w:r>
      <w:r w:rsidRPr="2917DB90" w:rsidR="70C581FB">
        <w:rPr>
          <w:rFonts w:ascii="Times New Roman" w:hAnsi="Times New Roman" w:eastAsia="Times New Roman" w:cs="Times New Roman"/>
          <w:i w:val="0"/>
          <w:iCs w:val="0"/>
        </w:rPr>
        <w:t xml:space="preserve"> </w:t>
      </w:r>
    </w:p>
    <w:p w:rsidR="42F0D6E6" w:rsidP="6C57D375" w:rsidRDefault="42F0D6E6" w14:paraId="74200CB1" w14:textId="42F341F6">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i w:val="0"/>
          <w:iCs w:val="0"/>
        </w:rPr>
      </w:pPr>
      <w:commentRangeStart w:id="1578156795"/>
      <w:r w:rsidRPr="6C57D375" w:rsidR="6106AA4A">
        <w:rPr>
          <w:rFonts w:ascii="Times New Roman" w:hAnsi="Times New Roman" w:eastAsia="Times New Roman" w:cs="Times New Roman"/>
          <w:i w:val="0"/>
          <w:iCs w:val="0"/>
        </w:rPr>
        <w:t>Around the middle of the narrative, t</w:t>
      </w:r>
      <w:r w:rsidRPr="6C57D375" w:rsidR="24987CA9">
        <w:rPr>
          <w:rFonts w:ascii="Times New Roman" w:hAnsi="Times New Roman" w:eastAsia="Times New Roman" w:cs="Times New Roman"/>
          <w:i w:val="0"/>
          <w:iCs w:val="0"/>
        </w:rPr>
        <w:t>he c</w:t>
      </w:r>
      <w:r w:rsidRPr="6C57D375" w:rsidR="24987CA9">
        <w:rPr>
          <w:rFonts w:ascii="Times New Roman" w:hAnsi="Times New Roman" w:eastAsia="Times New Roman" w:cs="Times New Roman"/>
          <w:i w:val="0"/>
          <w:iCs w:val="0"/>
        </w:rPr>
        <w:t>har</w:t>
      </w:r>
      <w:commentRangeEnd w:id="1578156795"/>
      <w:r>
        <w:rPr>
          <w:rStyle w:val="CommentReference"/>
        </w:rPr>
        <w:commentReference w:id="1578156795"/>
      </w:r>
      <w:r w:rsidRPr="6C57D375" w:rsidR="24987CA9">
        <w:rPr>
          <w:rFonts w:ascii="Times New Roman" w:hAnsi="Times New Roman" w:eastAsia="Times New Roman" w:cs="Times New Roman"/>
          <w:i w:val="0"/>
          <w:iCs w:val="0"/>
        </w:rPr>
        <w:t>acters</w:t>
      </w:r>
      <w:r w:rsidRPr="6C57D375" w:rsidR="42F0D6E6">
        <w:rPr>
          <w:rFonts w:ascii="Times New Roman" w:hAnsi="Times New Roman" w:eastAsia="Times New Roman" w:cs="Times New Roman"/>
          <w:i w:val="0"/>
          <w:iCs w:val="0"/>
          <w:color w:val="FF0000"/>
        </w:rPr>
        <w:t xml:space="preserve"> </w:t>
      </w:r>
      <w:r w:rsidRPr="6C57D375" w:rsidR="42F0D6E6">
        <w:rPr>
          <w:rFonts w:ascii="Times New Roman" w:hAnsi="Times New Roman" w:eastAsia="Times New Roman" w:cs="Times New Roman"/>
          <w:i w:val="0"/>
          <w:iCs w:val="0"/>
        </w:rPr>
        <w:t>learn that Charlie and Jeremey, who used to be in the Traveling Symphony but left to live in St. Deborah with th</w:t>
      </w:r>
      <w:r w:rsidRPr="6C57D375" w:rsidR="55A067F0">
        <w:rPr>
          <w:rFonts w:ascii="Times New Roman" w:hAnsi="Times New Roman" w:eastAsia="Times New Roman" w:cs="Times New Roman"/>
          <w:i w:val="0"/>
          <w:iCs w:val="0"/>
        </w:rPr>
        <w:t>eir baby, went to the Museum of Civilization</w:t>
      </w:r>
      <w:r w:rsidRPr="6C57D375" w:rsidR="68275B70">
        <w:rPr>
          <w:rFonts w:ascii="Times New Roman" w:hAnsi="Times New Roman" w:eastAsia="Times New Roman" w:cs="Times New Roman"/>
          <w:i w:val="0"/>
          <w:iCs w:val="0"/>
        </w:rPr>
        <w:t xml:space="preserve"> (Mandel 124).</w:t>
      </w:r>
      <w:r w:rsidRPr="6C57D375" w:rsidR="55A067F0">
        <w:rPr>
          <w:rFonts w:ascii="Times New Roman" w:hAnsi="Times New Roman" w:eastAsia="Times New Roman" w:cs="Times New Roman"/>
          <w:i w:val="0"/>
          <w:iCs w:val="0"/>
        </w:rPr>
        <w:t xml:space="preserve"> At this point in the narrative, the characters and members of the symphony are </w:t>
      </w:r>
      <w:r w:rsidRPr="6C57D375" w:rsidR="50B884EF">
        <w:rPr>
          <w:rFonts w:ascii="Times New Roman" w:hAnsi="Times New Roman" w:eastAsia="Times New Roman" w:cs="Times New Roman"/>
          <w:i w:val="0"/>
          <w:iCs w:val="0"/>
        </w:rPr>
        <w:t>skeptical</w:t>
      </w:r>
      <w:r w:rsidRPr="6C57D375" w:rsidR="55A067F0">
        <w:rPr>
          <w:rFonts w:ascii="Times New Roman" w:hAnsi="Times New Roman" w:eastAsia="Times New Roman" w:cs="Times New Roman"/>
          <w:i w:val="0"/>
          <w:iCs w:val="0"/>
        </w:rPr>
        <w:t xml:space="preserve"> of the Museum, as no one knows much about it</w:t>
      </w:r>
      <w:r w:rsidRPr="6C57D375" w:rsidR="64C69325">
        <w:rPr>
          <w:rFonts w:ascii="Times New Roman" w:hAnsi="Times New Roman" w:eastAsia="Times New Roman" w:cs="Times New Roman"/>
          <w:i w:val="0"/>
          <w:iCs w:val="0"/>
        </w:rPr>
        <w:t>. However, the idea of a commun</w:t>
      </w:r>
      <w:r w:rsidRPr="6C57D375" w:rsidR="64C69325">
        <w:rPr>
          <w:rFonts w:ascii="Times New Roman" w:hAnsi="Times New Roman" w:eastAsia="Times New Roman" w:cs="Times New Roman"/>
          <w:i w:val="0"/>
          <w:iCs w:val="0"/>
        </w:rPr>
        <w:t>it</w:t>
      </w:r>
      <w:r w:rsidRPr="6C57D375" w:rsidR="64C69325">
        <w:rPr>
          <w:rFonts w:ascii="Times New Roman" w:hAnsi="Times New Roman" w:eastAsia="Times New Roman" w:cs="Times New Roman"/>
          <w:i w:val="0"/>
          <w:iCs w:val="0"/>
        </w:rPr>
        <w:t>y there dr</w:t>
      </w:r>
      <w:r w:rsidRPr="6C57D375" w:rsidR="64C69325">
        <w:rPr>
          <w:rFonts w:ascii="Times New Roman" w:hAnsi="Times New Roman" w:eastAsia="Times New Roman" w:cs="Times New Roman"/>
          <w:i w:val="0"/>
          <w:iCs w:val="0"/>
        </w:rPr>
        <w:t>e</w:t>
      </w:r>
      <w:r w:rsidRPr="6C57D375" w:rsidR="64C69325">
        <w:rPr>
          <w:rFonts w:ascii="Times New Roman" w:hAnsi="Times New Roman" w:eastAsia="Times New Roman" w:cs="Times New Roman"/>
          <w:i w:val="0"/>
          <w:iCs w:val="0"/>
        </w:rPr>
        <w:t>w</w:t>
      </w:r>
      <w:r w:rsidRPr="6C57D375" w:rsidR="64C69325">
        <w:rPr>
          <w:rFonts w:ascii="Times New Roman" w:hAnsi="Times New Roman" w:eastAsia="Times New Roman" w:cs="Times New Roman"/>
          <w:i w:val="0"/>
          <w:iCs w:val="0"/>
        </w:rPr>
        <w:t xml:space="preserve"> </w:t>
      </w:r>
      <w:r w:rsidRPr="6C57D375" w:rsidR="6CF0ADA9">
        <w:rPr>
          <w:rFonts w:ascii="Times New Roman" w:hAnsi="Times New Roman" w:eastAsia="Times New Roman" w:cs="Times New Roman"/>
          <w:i w:val="0"/>
          <w:iCs w:val="0"/>
        </w:rPr>
        <w:t>the symphony</w:t>
      </w:r>
      <w:r w:rsidRPr="6C57D375" w:rsidR="64C69325">
        <w:rPr>
          <w:rFonts w:ascii="Times New Roman" w:hAnsi="Times New Roman" w:eastAsia="Times New Roman" w:cs="Times New Roman"/>
          <w:i w:val="0"/>
          <w:iCs w:val="0"/>
        </w:rPr>
        <w:t xml:space="preserve"> towards it.</w:t>
      </w:r>
      <w:r w:rsidRPr="6C57D375" w:rsidR="7FAB3FDC">
        <w:rPr>
          <w:rFonts w:ascii="Times New Roman" w:hAnsi="Times New Roman" w:eastAsia="Times New Roman" w:cs="Times New Roman"/>
          <w:i w:val="0"/>
          <w:iCs w:val="0"/>
        </w:rPr>
        <w:t xml:space="preserve"> Through Clark’s leadership, along with the ability for the community to express themselves through the </w:t>
      </w:r>
      <w:r w:rsidRPr="6C57D375" w:rsidR="5EFDB275">
        <w:rPr>
          <w:rFonts w:ascii="Times New Roman" w:hAnsi="Times New Roman" w:eastAsia="Times New Roman" w:cs="Times New Roman"/>
          <w:i w:val="0"/>
          <w:iCs w:val="0"/>
        </w:rPr>
        <w:t xml:space="preserve">Museum, the Severn City Airport </w:t>
      </w:r>
      <w:r w:rsidRPr="6C57D375" w:rsidR="386DC0CC">
        <w:rPr>
          <w:rFonts w:ascii="Times New Roman" w:hAnsi="Times New Roman" w:eastAsia="Times New Roman" w:cs="Times New Roman"/>
          <w:i w:val="0"/>
          <w:iCs w:val="0"/>
        </w:rPr>
        <w:t>grew</w:t>
      </w:r>
      <w:r w:rsidRPr="6C57D375" w:rsidR="5EFDB275">
        <w:rPr>
          <w:rFonts w:ascii="Times New Roman" w:hAnsi="Times New Roman" w:eastAsia="Times New Roman" w:cs="Times New Roman"/>
          <w:i w:val="0"/>
          <w:iCs w:val="0"/>
        </w:rPr>
        <w:t xml:space="preserve"> </w:t>
      </w:r>
      <w:r w:rsidRPr="6C57D375" w:rsidR="7712A5FD">
        <w:rPr>
          <w:rFonts w:ascii="Times New Roman" w:hAnsi="Times New Roman" w:eastAsia="Times New Roman" w:cs="Times New Roman"/>
          <w:i w:val="0"/>
          <w:iCs w:val="0"/>
        </w:rPr>
        <w:t xml:space="preserve">and improved its </w:t>
      </w:r>
      <w:r w:rsidRPr="6C57D375" w:rsidR="5EFDB275">
        <w:rPr>
          <w:rFonts w:ascii="Times New Roman" w:hAnsi="Times New Roman" w:eastAsia="Times New Roman" w:cs="Times New Roman"/>
          <w:i w:val="0"/>
          <w:iCs w:val="0"/>
        </w:rPr>
        <w:t>functionality, attracting the symphony</w:t>
      </w:r>
      <w:r w:rsidRPr="6C57D375" w:rsidR="6E72DBC0">
        <w:rPr>
          <w:rFonts w:ascii="Times New Roman" w:hAnsi="Times New Roman" w:eastAsia="Times New Roman" w:cs="Times New Roman"/>
          <w:i w:val="0"/>
          <w:iCs w:val="0"/>
        </w:rPr>
        <w:t xml:space="preserve"> eventually</w:t>
      </w:r>
      <w:r w:rsidRPr="6C57D375" w:rsidR="2B405D8D">
        <w:rPr>
          <w:rFonts w:ascii="Times New Roman" w:hAnsi="Times New Roman" w:eastAsia="Times New Roman" w:cs="Times New Roman"/>
          <w:i w:val="0"/>
          <w:iCs w:val="0"/>
        </w:rPr>
        <w:t>, and even possibly creating a new settlement with electricity (alluded to on page 311)</w:t>
      </w:r>
      <w:r w:rsidRPr="6C57D375" w:rsidR="6E72DBC0">
        <w:rPr>
          <w:rFonts w:ascii="Times New Roman" w:hAnsi="Times New Roman" w:eastAsia="Times New Roman" w:cs="Times New Roman"/>
          <w:i w:val="0"/>
          <w:iCs w:val="0"/>
        </w:rPr>
        <w:t>.</w:t>
      </w:r>
      <w:r w:rsidRPr="6C57D375" w:rsidR="64C69325">
        <w:rPr>
          <w:rFonts w:ascii="Times New Roman" w:hAnsi="Times New Roman" w:eastAsia="Times New Roman" w:cs="Times New Roman"/>
          <w:i w:val="0"/>
          <w:iCs w:val="0"/>
        </w:rPr>
        <w:t xml:space="preserve"> </w:t>
      </w:r>
      <w:r w:rsidRPr="6C57D375" w:rsidR="678F4398">
        <w:rPr>
          <w:rFonts w:ascii="Times New Roman" w:hAnsi="Times New Roman" w:eastAsia="Times New Roman" w:cs="Times New Roman"/>
          <w:i w:val="0"/>
          <w:iCs w:val="0"/>
        </w:rPr>
        <w:t>Th</w:t>
      </w:r>
      <w:r w:rsidRPr="6C57D375" w:rsidR="678F4398">
        <w:rPr>
          <w:rFonts w:ascii="Times New Roman" w:hAnsi="Times New Roman" w:eastAsia="Times New Roman" w:cs="Times New Roman"/>
          <w:i w:val="0"/>
          <w:iCs w:val="0"/>
        </w:rPr>
        <w:t xml:space="preserve">e </w:t>
      </w:r>
      <w:r w:rsidRPr="6C57D375" w:rsidR="678F4398">
        <w:rPr>
          <w:rFonts w:ascii="Times New Roman" w:hAnsi="Times New Roman" w:eastAsia="Times New Roman" w:cs="Times New Roman"/>
          <w:i w:val="0"/>
          <w:iCs w:val="0"/>
        </w:rPr>
        <w:t>Museum p</w:t>
      </w:r>
      <w:r w:rsidRPr="6C57D375" w:rsidR="678F4398">
        <w:rPr>
          <w:rFonts w:ascii="Times New Roman" w:hAnsi="Times New Roman" w:eastAsia="Times New Roman" w:cs="Times New Roman"/>
          <w:i w:val="0"/>
          <w:iCs w:val="0"/>
        </w:rPr>
        <w:t>la</w:t>
      </w:r>
      <w:r w:rsidRPr="6C57D375" w:rsidR="678F4398">
        <w:rPr>
          <w:rFonts w:ascii="Times New Roman" w:hAnsi="Times New Roman" w:eastAsia="Times New Roman" w:cs="Times New Roman"/>
          <w:i w:val="0"/>
          <w:iCs w:val="0"/>
        </w:rPr>
        <w:t>y</w:t>
      </w:r>
      <w:r w:rsidRPr="6C57D375" w:rsidR="678F4398">
        <w:rPr>
          <w:rFonts w:ascii="Times New Roman" w:hAnsi="Times New Roman" w:eastAsia="Times New Roman" w:cs="Times New Roman"/>
          <w:i w:val="0"/>
          <w:iCs w:val="0"/>
        </w:rPr>
        <w:t xml:space="preserve">s </w:t>
      </w:r>
      <w:r w:rsidRPr="6C57D375" w:rsidR="678F4398">
        <w:rPr>
          <w:rFonts w:ascii="Times New Roman" w:hAnsi="Times New Roman" w:eastAsia="Times New Roman" w:cs="Times New Roman"/>
          <w:i w:val="0"/>
          <w:iCs w:val="0"/>
        </w:rPr>
        <w:t>a big r</w:t>
      </w:r>
      <w:r w:rsidRPr="6C57D375" w:rsidR="678F4398">
        <w:rPr>
          <w:rFonts w:ascii="Times New Roman" w:hAnsi="Times New Roman" w:eastAsia="Times New Roman" w:cs="Times New Roman"/>
          <w:i w:val="0"/>
          <w:iCs w:val="0"/>
        </w:rPr>
        <w:t>o</w:t>
      </w:r>
      <w:r w:rsidRPr="6C57D375" w:rsidR="678F4398">
        <w:rPr>
          <w:rFonts w:ascii="Times New Roman" w:hAnsi="Times New Roman" w:eastAsia="Times New Roman" w:cs="Times New Roman"/>
          <w:i w:val="0"/>
          <w:iCs w:val="0"/>
        </w:rPr>
        <w:t>le</w:t>
      </w:r>
      <w:r w:rsidRPr="6C57D375" w:rsidR="678F4398">
        <w:rPr>
          <w:rFonts w:ascii="Times New Roman" w:hAnsi="Times New Roman" w:eastAsia="Times New Roman" w:cs="Times New Roman"/>
          <w:i w:val="0"/>
          <w:iCs w:val="0"/>
        </w:rPr>
        <w:t xml:space="preserve"> in developing culture in the airport, as most people there can relate to or indulge in the message that is being spread. For instance, some traders br</w:t>
      </w:r>
      <w:r w:rsidRPr="6C57D375" w:rsidR="2C9ABF2E">
        <w:rPr>
          <w:rFonts w:ascii="Times New Roman" w:hAnsi="Times New Roman" w:eastAsia="Times New Roman" w:cs="Times New Roman"/>
          <w:i w:val="0"/>
          <w:iCs w:val="0"/>
        </w:rPr>
        <w:t>ought</w:t>
      </w:r>
      <w:r w:rsidRPr="6C57D375" w:rsidR="678F4398">
        <w:rPr>
          <w:rFonts w:ascii="Times New Roman" w:hAnsi="Times New Roman" w:eastAsia="Times New Roman" w:cs="Times New Roman"/>
          <w:i w:val="0"/>
          <w:iCs w:val="0"/>
        </w:rPr>
        <w:t xml:space="preserve"> items to the Museum</w:t>
      </w:r>
      <w:r w:rsidRPr="6C57D375" w:rsidR="46E1B631">
        <w:rPr>
          <w:rFonts w:ascii="Times New Roman" w:hAnsi="Times New Roman" w:eastAsia="Times New Roman" w:cs="Times New Roman"/>
          <w:i w:val="0"/>
          <w:iCs w:val="0"/>
        </w:rPr>
        <w:t>, others who</w:t>
      </w:r>
      <w:r w:rsidRPr="6C57D375" w:rsidR="18362C6D">
        <w:rPr>
          <w:rFonts w:ascii="Times New Roman" w:hAnsi="Times New Roman" w:eastAsia="Times New Roman" w:cs="Times New Roman"/>
          <w:i w:val="0"/>
          <w:iCs w:val="0"/>
        </w:rPr>
        <w:t xml:space="preserve"> no longer need items gave them to the Museum, and some who had died left items that were implemented into the Museum.</w:t>
      </w:r>
      <w:r w:rsidRPr="6C57D375" w:rsidR="46E1B631">
        <w:rPr>
          <w:rFonts w:ascii="Times New Roman" w:hAnsi="Times New Roman" w:eastAsia="Times New Roman" w:cs="Times New Roman"/>
          <w:i w:val="0"/>
          <w:iCs w:val="0"/>
        </w:rPr>
        <w:t xml:space="preserve"> </w:t>
      </w:r>
      <w:r w:rsidRPr="6C57D375" w:rsidR="36CD0525">
        <w:rPr>
          <w:rFonts w:ascii="Times New Roman" w:hAnsi="Times New Roman" w:eastAsia="Times New Roman" w:cs="Times New Roman"/>
          <w:i w:val="0"/>
          <w:iCs w:val="0"/>
        </w:rPr>
        <w:t>By the end of Year 15, in f</w:t>
      </w:r>
      <w:r w:rsidRPr="6C57D375" w:rsidR="36CD0525">
        <w:rPr>
          <w:rFonts w:ascii="Times New Roman" w:hAnsi="Times New Roman" w:eastAsia="Times New Roman" w:cs="Times New Roman"/>
          <w:i w:val="0"/>
          <w:iCs w:val="0"/>
        </w:rPr>
        <w:t>ac</w:t>
      </w:r>
      <w:r w:rsidRPr="6C57D375" w:rsidR="36CD0525">
        <w:rPr>
          <w:rFonts w:ascii="Times New Roman" w:hAnsi="Times New Roman" w:eastAsia="Times New Roman" w:cs="Times New Roman"/>
          <w:i w:val="0"/>
          <w:iCs w:val="0"/>
        </w:rPr>
        <w:t>t, the</w:t>
      </w:r>
      <w:r w:rsidRPr="6C57D375" w:rsidR="36CD0525">
        <w:rPr>
          <w:rFonts w:ascii="Times New Roman" w:hAnsi="Times New Roman" w:eastAsia="Times New Roman" w:cs="Times New Roman"/>
          <w:i w:val="0"/>
          <w:iCs w:val="0"/>
        </w:rPr>
        <w:t xml:space="preserve"> w</w:t>
      </w:r>
      <w:r w:rsidRPr="6C57D375" w:rsidR="36CD0525">
        <w:rPr>
          <w:rFonts w:ascii="Times New Roman" w:hAnsi="Times New Roman" w:eastAsia="Times New Roman" w:cs="Times New Roman"/>
          <w:i w:val="0"/>
          <w:iCs w:val="0"/>
        </w:rPr>
        <w:t>ho</w:t>
      </w:r>
      <w:r w:rsidRPr="6C57D375" w:rsidR="36CD0525">
        <w:rPr>
          <w:rFonts w:ascii="Times New Roman" w:hAnsi="Times New Roman" w:eastAsia="Times New Roman" w:cs="Times New Roman"/>
          <w:i w:val="0"/>
          <w:iCs w:val="0"/>
        </w:rPr>
        <w:t>l</w:t>
      </w:r>
      <w:r w:rsidRPr="6C57D375" w:rsidR="36CD0525">
        <w:rPr>
          <w:rFonts w:ascii="Times New Roman" w:hAnsi="Times New Roman" w:eastAsia="Times New Roman" w:cs="Times New Roman"/>
          <w:i w:val="0"/>
          <w:iCs w:val="0"/>
        </w:rPr>
        <w:t xml:space="preserve">e </w:t>
      </w:r>
      <w:r w:rsidRPr="6C57D375" w:rsidR="36CD0525">
        <w:rPr>
          <w:rFonts w:ascii="Times New Roman" w:hAnsi="Times New Roman" w:eastAsia="Times New Roman" w:cs="Times New Roman"/>
          <w:i w:val="0"/>
          <w:iCs w:val="0"/>
        </w:rPr>
        <w:t>Skymi</w:t>
      </w:r>
      <w:r w:rsidRPr="6C57D375" w:rsidR="36CD0525">
        <w:rPr>
          <w:rFonts w:ascii="Times New Roman" w:hAnsi="Times New Roman" w:eastAsia="Times New Roman" w:cs="Times New Roman"/>
          <w:i w:val="0"/>
          <w:iCs w:val="0"/>
        </w:rPr>
        <w:t>l</w:t>
      </w:r>
      <w:r w:rsidRPr="6C57D375" w:rsidR="36CD0525">
        <w:rPr>
          <w:rFonts w:ascii="Times New Roman" w:hAnsi="Times New Roman" w:eastAsia="Times New Roman" w:cs="Times New Roman"/>
          <w:i w:val="0"/>
          <w:iCs w:val="0"/>
        </w:rPr>
        <w:t>es</w:t>
      </w:r>
      <w:r w:rsidRPr="6C57D375" w:rsidR="36CD0525">
        <w:rPr>
          <w:rFonts w:ascii="Times New Roman" w:hAnsi="Times New Roman" w:eastAsia="Times New Roman" w:cs="Times New Roman"/>
          <w:i w:val="0"/>
          <w:iCs w:val="0"/>
        </w:rPr>
        <w:t xml:space="preserve"> Lounge was used for the Museum, and the airport’s population had increased to 300 people</w:t>
      </w:r>
      <w:r w:rsidRPr="6C57D375" w:rsidR="22687264">
        <w:rPr>
          <w:rFonts w:ascii="Times New Roman" w:hAnsi="Times New Roman" w:eastAsia="Times New Roman" w:cs="Times New Roman"/>
          <w:i w:val="0"/>
          <w:iCs w:val="0"/>
        </w:rPr>
        <w:t xml:space="preserve"> (Mandel 258). </w:t>
      </w:r>
      <w:r w:rsidRPr="6C57D375" w:rsidR="70C581FB">
        <w:rPr>
          <w:rFonts w:ascii="Times New Roman" w:hAnsi="Times New Roman" w:eastAsia="Times New Roman" w:cs="Times New Roman"/>
          <w:i w:val="0"/>
          <w:iCs w:val="0"/>
        </w:rPr>
        <w:t>In this sense, the Museum of Civilization at the Severn City Airport uses art to infl</w:t>
      </w:r>
      <w:r w:rsidRPr="6C57D375" w:rsidR="21651ADB">
        <w:rPr>
          <w:rFonts w:ascii="Times New Roman" w:hAnsi="Times New Roman" w:eastAsia="Times New Roman" w:cs="Times New Roman"/>
          <w:i w:val="0"/>
          <w:iCs w:val="0"/>
        </w:rPr>
        <w:t>uence</w:t>
      </w:r>
      <w:r w:rsidRPr="6C57D375" w:rsidR="32072A68">
        <w:rPr>
          <w:rFonts w:ascii="Times New Roman" w:hAnsi="Times New Roman" w:eastAsia="Times New Roman" w:cs="Times New Roman"/>
          <w:i w:val="0"/>
          <w:iCs w:val="0"/>
        </w:rPr>
        <w:t xml:space="preserve"> its community and their thoughts</w:t>
      </w:r>
      <w:r w:rsidRPr="6C57D375" w:rsidR="21651ADB">
        <w:rPr>
          <w:rFonts w:ascii="Times New Roman" w:hAnsi="Times New Roman" w:eastAsia="Times New Roman" w:cs="Times New Roman"/>
          <w:i w:val="0"/>
          <w:iCs w:val="0"/>
        </w:rPr>
        <w:t xml:space="preserve"> </w:t>
      </w:r>
      <w:r w:rsidRPr="6C57D375" w:rsidR="263A9B9E">
        <w:rPr>
          <w:rFonts w:ascii="Times New Roman" w:hAnsi="Times New Roman" w:eastAsia="Times New Roman" w:cs="Times New Roman"/>
          <w:i w:val="0"/>
          <w:iCs w:val="0"/>
        </w:rPr>
        <w:t>about the new society and how they should behave and act.</w:t>
      </w:r>
      <w:r w:rsidRPr="6C57D375" w:rsidR="188C4BB0">
        <w:rPr>
          <w:rFonts w:ascii="Times New Roman" w:hAnsi="Times New Roman" w:eastAsia="Times New Roman" w:cs="Times New Roman"/>
          <w:i w:val="0"/>
          <w:iCs w:val="0"/>
        </w:rPr>
        <w:t xml:space="preserve"> </w:t>
      </w:r>
    </w:p>
    <w:p w:rsidR="188C4BB0" w:rsidP="2917DB90" w:rsidRDefault="188C4BB0" w14:paraId="0FBD0C4E" w14:textId="7381F3D9">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i w:val="0"/>
          <w:iCs w:val="0"/>
        </w:rPr>
      </w:pPr>
      <w:r w:rsidRPr="2917DB90" w:rsidR="188C4BB0">
        <w:rPr>
          <w:rFonts w:ascii="Times New Roman" w:hAnsi="Times New Roman" w:eastAsia="Times New Roman" w:cs="Times New Roman"/>
          <w:i w:val="0"/>
          <w:iCs w:val="0"/>
        </w:rPr>
        <w:t xml:space="preserve">Overall, </w:t>
      </w:r>
      <w:r w:rsidRPr="2917DB90" w:rsidR="102C64F6">
        <w:rPr>
          <w:rFonts w:ascii="Times New Roman" w:hAnsi="Times New Roman" w:eastAsia="Times New Roman" w:cs="Times New Roman"/>
          <w:i w:val="0"/>
          <w:iCs w:val="0"/>
        </w:rPr>
        <w:t>Mandel</w:t>
      </w:r>
      <w:r w:rsidRPr="2917DB90" w:rsidR="610D5795">
        <w:rPr>
          <w:rFonts w:ascii="Times New Roman" w:hAnsi="Times New Roman" w:eastAsia="Times New Roman" w:cs="Times New Roman"/>
          <w:i w:val="0"/>
          <w:iCs w:val="0"/>
        </w:rPr>
        <w:t xml:space="preserve"> </w:t>
      </w:r>
      <w:r w:rsidRPr="2917DB90" w:rsidR="610D5795">
        <w:rPr>
          <w:rFonts w:ascii="Times New Roman" w:hAnsi="Times New Roman" w:eastAsia="Times New Roman" w:cs="Times New Roman"/>
          <w:i w:val="0"/>
          <w:iCs w:val="0"/>
        </w:rPr>
        <w:t xml:space="preserve">used art to portray the expression of specific characters and the greater community at large. </w:t>
      </w:r>
      <w:r w:rsidRPr="2917DB90" w:rsidR="4C462746">
        <w:rPr>
          <w:rFonts w:ascii="Times New Roman" w:hAnsi="Times New Roman" w:eastAsia="Times New Roman" w:cs="Times New Roman"/>
          <w:i w:val="0"/>
          <w:iCs w:val="0"/>
        </w:rPr>
        <w:t>She</w:t>
      </w:r>
      <w:r w:rsidRPr="2917DB90" w:rsidR="610D5795">
        <w:rPr>
          <w:rFonts w:ascii="Times New Roman" w:hAnsi="Times New Roman" w:eastAsia="Times New Roman" w:cs="Times New Roman"/>
          <w:i w:val="0"/>
          <w:iCs w:val="0"/>
        </w:rPr>
        <w:t xml:space="preserve"> shows the importance of art as a means of expressing </w:t>
      </w:r>
      <w:r w:rsidRPr="2917DB90" w:rsidR="13694221">
        <w:rPr>
          <w:rFonts w:ascii="Times New Roman" w:hAnsi="Times New Roman" w:eastAsia="Times New Roman" w:cs="Times New Roman"/>
          <w:i w:val="0"/>
          <w:iCs w:val="0"/>
        </w:rPr>
        <w:t>one's</w:t>
      </w:r>
      <w:r w:rsidRPr="2917DB90" w:rsidR="610D5795">
        <w:rPr>
          <w:rFonts w:ascii="Times New Roman" w:hAnsi="Times New Roman" w:eastAsia="Times New Roman" w:cs="Times New Roman"/>
          <w:i w:val="0"/>
          <w:iCs w:val="0"/>
        </w:rPr>
        <w:t xml:space="preserve"> feelings, </w:t>
      </w:r>
      <w:r w:rsidRPr="2917DB90" w:rsidR="1987DB8E">
        <w:rPr>
          <w:rFonts w:ascii="Times New Roman" w:hAnsi="Times New Roman" w:eastAsia="Times New Roman" w:cs="Times New Roman"/>
          <w:i w:val="0"/>
          <w:iCs w:val="0"/>
        </w:rPr>
        <w:t xml:space="preserve">through </w:t>
      </w:r>
      <w:r w:rsidRPr="2917DB90" w:rsidR="4C4AE74E">
        <w:rPr>
          <w:rFonts w:ascii="Times New Roman" w:hAnsi="Times New Roman" w:eastAsia="Times New Roman" w:cs="Times New Roman"/>
          <w:i w:val="0"/>
          <w:iCs w:val="0"/>
        </w:rPr>
        <w:t>all</w:t>
      </w:r>
      <w:r w:rsidRPr="2917DB90" w:rsidR="1987DB8E">
        <w:rPr>
          <w:rFonts w:ascii="Times New Roman" w:hAnsi="Times New Roman" w:eastAsia="Times New Roman" w:cs="Times New Roman"/>
          <w:i w:val="0"/>
          <w:iCs w:val="0"/>
        </w:rPr>
        <w:t xml:space="preserve"> </w:t>
      </w:r>
      <w:r w:rsidRPr="2917DB90" w:rsidR="1987DB8E">
        <w:rPr>
          <w:rFonts w:ascii="Times New Roman" w:hAnsi="Times New Roman" w:eastAsia="Times New Roman" w:cs="Times New Roman"/>
          <w:i w:val="0"/>
          <w:iCs w:val="0"/>
        </w:rPr>
        <w:t>t</w:t>
      </w:r>
      <w:r w:rsidRPr="2917DB90" w:rsidR="1987DB8E">
        <w:rPr>
          <w:rFonts w:ascii="Times New Roman" w:hAnsi="Times New Roman" w:eastAsia="Times New Roman" w:cs="Times New Roman"/>
          <w:i w:val="0"/>
          <w:iCs w:val="0"/>
        </w:rPr>
        <w:t>he</w:t>
      </w:r>
      <w:r w:rsidRPr="2917DB90" w:rsidR="1987DB8E">
        <w:rPr>
          <w:rFonts w:ascii="Times New Roman" w:hAnsi="Times New Roman" w:eastAsia="Times New Roman" w:cs="Times New Roman"/>
          <w:i w:val="0"/>
          <w:iCs w:val="0"/>
        </w:rPr>
        <w:t xml:space="preserve"> fiv</w:t>
      </w:r>
      <w:r w:rsidRPr="2917DB90" w:rsidR="1987DB8E">
        <w:rPr>
          <w:rFonts w:ascii="Times New Roman" w:hAnsi="Times New Roman" w:eastAsia="Times New Roman" w:cs="Times New Roman"/>
          <w:i w:val="0"/>
          <w:iCs w:val="0"/>
        </w:rPr>
        <w:t>e</w:t>
      </w:r>
      <w:r w:rsidRPr="2917DB90" w:rsidR="1987DB8E">
        <w:rPr>
          <w:rFonts w:ascii="Times New Roman" w:hAnsi="Times New Roman" w:eastAsia="Times New Roman" w:cs="Times New Roman"/>
          <w:i w:val="0"/>
          <w:iCs w:val="0"/>
        </w:rPr>
        <w:t xml:space="preserve"> s</w:t>
      </w:r>
      <w:r w:rsidRPr="2917DB90" w:rsidR="1987DB8E">
        <w:rPr>
          <w:rFonts w:ascii="Times New Roman" w:hAnsi="Times New Roman" w:eastAsia="Times New Roman" w:cs="Times New Roman"/>
          <w:i w:val="0"/>
          <w:iCs w:val="0"/>
        </w:rPr>
        <w:t xml:space="preserve">enses. </w:t>
      </w:r>
      <w:r w:rsidRPr="2917DB90" w:rsidR="51569759">
        <w:rPr>
          <w:rFonts w:ascii="Times New Roman" w:hAnsi="Times New Roman" w:eastAsia="Times New Roman" w:cs="Times New Roman"/>
          <w:i w:val="0"/>
          <w:iCs w:val="0"/>
        </w:rPr>
        <w:t xml:space="preserve">It also shows the importance of developing community and culture, which without the use of art would </w:t>
      </w:r>
      <w:r w:rsidRPr="2917DB90" w:rsidR="51569759">
        <w:rPr>
          <w:rFonts w:ascii="Times New Roman" w:hAnsi="Times New Roman" w:eastAsia="Times New Roman" w:cs="Times New Roman"/>
          <w:i w:val="0"/>
          <w:iCs w:val="0"/>
        </w:rPr>
        <w:t>most</w:t>
      </w:r>
      <w:r w:rsidRPr="2917DB90" w:rsidR="51569759">
        <w:rPr>
          <w:rFonts w:ascii="Times New Roman" w:hAnsi="Times New Roman" w:eastAsia="Times New Roman" w:cs="Times New Roman"/>
          <w:i w:val="0"/>
          <w:iCs w:val="0"/>
        </w:rPr>
        <w:t xml:space="preserve"> </w:t>
      </w:r>
      <w:r w:rsidRPr="2917DB90" w:rsidR="51569759">
        <w:rPr>
          <w:rFonts w:ascii="Times New Roman" w:hAnsi="Times New Roman" w:eastAsia="Times New Roman" w:cs="Times New Roman"/>
          <w:i w:val="0"/>
          <w:iCs w:val="0"/>
        </w:rPr>
        <w:t>li</w:t>
      </w:r>
      <w:r w:rsidRPr="2917DB90" w:rsidR="51569759">
        <w:rPr>
          <w:rFonts w:ascii="Times New Roman" w:hAnsi="Times New Roman" w:eastAsia="Times New Roman" w:cs="Times New Roman"/>
          <w:i w:val="0"/>
          <w:iCs w:val="0"/>
        </w:rPr>
        <w:t>kely be</w:t>
      </w:r>
      <w:r w:rsidRPr="2917DB90" w:rsidR="51569759">
        <w:rPr>
          <w:rFonts w:ascii="Times New Roman" w:hAnsi="Times New Roman" w:eastAsia="Times New Roman" w:cs="Times New Roman"/>
          <w:i w:val="0"/>
          <w:iCs w:val="0"/>
        </w:rPr>
        <w:t xml:space="preserve"> imp</w:t>
      </w:r>
      <w:r w:rsidRPr="2917DB90" w:rsidR="51569759">
        <w:rPr>
          <w:rFonts w:ascii="Times New Roman" w:hAnsi="Times New Roman" w:eastAsia="Times New Roman" w:cs="Times New Roman"/>
          <w:i w:val="0"/>
          <w:iCs w:val="0"/>
        </w:rPr>
        <w:t>o</w:t>
      </w:r>
      <w:r w:rsidRPr="2917DB90" w:rsidR="51569759">
        <w:rPr>
          <w:rFonts w:ascii="Times New Roman" w:hAnsi="Times New Roman" w:eastAsia="Times New Roman" w:cs="Times New Roman"/>
          <w:i w:val="0"/>
          <w:iCs w:val="0"/>
        </w:rPr>
        <w:t>ss</w:t>
      </w:r>
      <w:r w:rsidRPr="2917DB90" w:rsidR="51569759">
        <w:rPr>
          <w:rFonts w:ascii="Times New Roman" w:hAnsi="Times New Roman" w:eastAsia="Times New Roman" w:cs="Times New Roman"/>
          <w:i w:val="0"/>
          <w:iCs w:val="0"/>
        </w:rPr>
        <w:t xml:space="preserve">ible to recreate from a world-ending pandemic. </w:t>
      </w:r>
      <w:r w:rsidRPr="2917DB90" w:rsidR="07069982">
        <w:rPr>
          <w:rFonts w:ascii="Times New Roman" w:hAnsi="Times New Roman" w:eastAsia="Times New Roman" w:cs="Times New Roman"/>
          <w:i w:val="0"/>
          <w:iCs w:val="0"/>
        </w:rPr>
        <w:t xml:space="preserve">In conclusion, </w:t>
      </w:r>
      <w:r w:rsidRPr="2917DB90" w:rsidR="799113C7">
        <w:rPr>
          <w:rFonts w:ascii="Times New Roman" w:hAnsi="Times New Roman" w:eastAsia="Times New Roman" w:cs="Times New Roman"/>
          <w:i w:val="0"/>
          <w:iCs w:val="0"/>
        </w:rPr>
        <w:t xml:space="preserve">art shapes the way the characters act, think, and behave through expression, and portrays the importance of art’s role in humanity, both in times of prosperity and even more in times of disarray. </w:t>
      </w: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B(" w:author="Bryant, Jeremy ('91)" w:date="2024-05-06T08:33:14" w:id="1578156795">
    <w:p w:rsidR="1E3A1C95" w:rsidRDefault="1E3A1C95" w14:paraId="06E1A1BC" w14:textId="7C6ED7FF">
      <w:pPr>
        <w:pStyle w:val="CommentText"/>
      </w:pPr>
      <w:r w:rsidR="1E3A1C95">
        <w:rPr/>
        <w:t>no</w:t>
      </w:r>
      <w:r>
        <w:rPr>
          <w:rStyle w:val="CommentReference"/>
        </w:rPr>
        <w:annotationRef/>
      </w:r>
    </w:p>
  </w:comment>
  <w:comment w:initials="B(" w:author="Bryant, Jeremy ('91)" w:date="2024-05-06T08:34:09" w:id="2001404745">
    <w:p w:rsidR="1E3A1C95" w:rsidRDefault="1E3A1C95" w14:paraId="10035F1D" w14:textId="7495521B">
      <w:pPr>
        <w:pStyle w:val="CommentText"/>
      </w:pPr>
      <w:r w:rsidR="1E3A1C95">
        <w:rPr/>
        <w:t>awkward</w:t>
      </w:r>
      <w:r>
        <w:rPr>
          <w:rStyle w:val="CommentReference"/>
        </w:rPr>
        <w:annotationRef/>
      </w:r>
    </w:p>
  </w:comment>
  <w:comment w:initials="B(" w:author="Bryant, Jeremy ('91)" w:date="2024-05-06T08:49:59" w:id="2011799715">
    <w:p w:rsidR="1E3A1C95" w:rsidRDefault="1E3A1C95" w14:paraId="547F7422" w14:textId="50DED967">
      <w:pPr>
        <w:pStyle w:val="CommentText"/>
      </w:pPr>
      <w:r w:rsidR="1E3A1C95">
        <w:rPr/>
        <w:t>remove all contractions</w:t>
      </w:r>
      <w:r>
        <w:rPr>
          <w:rStyle w:val="CommentReference"/>
        </w:rPr>
        <w:annotationRef/>
      </w:r>
    </w:p>
  </w:comment>
  <w:comment w:initials="B(" w:author="Bryant, Jeremy ('91)" w:date="2024-05-06T08:50:54" w:id="2132959643">
    <w:p w:rsidR="1E3A1C95" w:rsidRDefault="1E3A1C95" w14:paraId="3E3FF528" w14:textId="0994B7C6">
      <w:pPr>
        <w:pStyle w:val="CommentText"/>
      </w:pPr>
      <w:r w:rsidR="1E3A1C95">
        <w:rPr/>
        <w:t>topic should like back to art in some way</w:t>
      </w:r>
      <w:r>
        <w:rPr>
          <w:rStyle w:val="CommentReference"/>
        </w:rPr>
        <w:annotationRef/>
      </w:r>
    </w:p>
  </w:comment>
  <w:comment w:initials="B(" w:author="Bryant, Jeremy ('91)" w:date="2024-05-06T09:01:45" w:id="120187502">
    <w:p w:rsidR="1E3A1C95" w:rsidRDefault="1E3A1C95" w14:paraId="12AE2C8F" w14:textId="6760DE4F">
      <w:pPr>
        <w:pStyle w:val="CommentText"/>
      </w:pPr>
      <w:r w:rsidR="1E3A1C95">
        <w:rPr/>
        <w:t>spelling</w:t>
      </w:r>
      <w:r>
        <w:rPr>
          <w:rStyle w:val="CommentReference"/>
        </w:rPr>
        <w:annotationRef/>
      </w:r>
    </w:p>
  </w:comment>
  <w:comment w:initials="B(" w:author="Bryant, Jeremy ('91)" w:date="2024-05-06T09:02:57" w:id="2062398450">
    <w:p w:rsidR="1E3A1C95" w:rsidRDefault="1E3A1C95" w14:paraId="01B49340" w14:textId="0F5DE9D5">
      <w:pPr>
        <w:pStyle w:val="CommentText"/>
      </w:pPr>
      <w:r w:rsidR="1E3A1C95">
        <w:rPr/>
        <w:t>too many "book"</w:t>
      </w:r>
      <w:r>
        <w:rPr>
          <w:rStyle w:val="CommentReference"/>
        </w:rPr>
        <w:annotationRef/>
      </w:r>
    </w:p>
  </w:comment>
  <w:comment w:initials="B(" w:author="Bryant, Jeremy ('91)" w:date="2024-05-06T09:22:33" w:id="1017702284">
    <w:p w:rsidR="1E3A1C95" w:rsidRDefault="1E3A1C95" w14:paraId="02761009" w14:textId="163A0A5E">
      <w:pPr>
        <w:pStyle w:val="CommentText"/>
      </w:pPr>
      <w:r w:rsidR="1E3A1C95">
        <w:rPr/>
        <w:t>are their stories reelected in the comic?</w:t>
      </w:r>
      <w:r>
        <w:rPr>
          <w:rStyle w:val="CommentReference"/>
        </w:rPr>
        <w:annotationRef/>
      </w:r>
    </w:p>
  </w:comment>
  <w:comment w:initials="B(" w:author="Bryant, Jeremy ('91)" w:date="2024-05-06T09:24:32" w:id="1507905745">
    <w:p w:rsidR="1E3A1C95" w:rsidRDefault="1E3A1C95" w14:paraId="5E71ACE6" w14:textId="5860C4E7">
      <w:pPr>
        <w:pStyle w:val="CommentText"/>
      </w:pPr>
      <w:r w:rsidR="1E3A1C95">
        <w:rPr/>
        <w:t>art connection?</w:t>
      </w:r>
      <w:r>
        <w:rPr>
          <w:rStyle w:val="CommentReference"/>
        </w:rPr>
        <w:annotationRef/>
      </w:r>
    </w:p>
  </w:comment>
  <w:comment w:initials="B(" w:author="Bryant, Jeremy ('91)" w:date="2024-05-06T09:22:33" w:id="187024533">
    <w:p w:rsidR="2917DB90" w:rsidRDefault="2917DB90" w14:paraId="0E432592" w14:textId="163A0A5E">
      <w:pPr>
        <w:pStyle w:val="CommentText"/>
      </w:pPr>
      <w:r w:rsidR="2917DB90">
        <w:rPr/>
        <w:t>are their stories reelected in the comic?</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06E1A1BC"/>
  <w15:commentEx w15:done="1" w15:paraId="10035F1D"/>
  <w15:commentEx w15:done="1" w15:paraId="547F7422"/>
  <w15:commentEx w15:done="1" w15:paraId="3E3FF528"/>
  <w15:commentEx w15:done="1" w15:paraId="12AE2C8F"/>
  <w15:commentEx w15:done="1" w15:paraId="01B49340"/>
  <w15:commentEx w15:done="1" w15:paraId="02761009"/>
  <w15:commentEx w15:done="1" w15:paraId="5E71ACE6"/>
  <w15:commentEx w15:done="1" w15:paraId="0E43259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5797C7F" w16cex:dateUtc="2024-05-06T12:33:14.523Z"/>
  <w16cex:commentExtensible w16cex:durableId="693002BE" w16cex:dateUtc="2024-05-06T12:34:09.383Z"/>
  <w16cex:commentExtensible w16cex:durableId="3731AA52" w16cex:dateUtc="2024-05-06T12:49:59.099Z"/>
  <w16cex:commentExtensible w16cex:durableId="3BE5FF5E" w16cex:dateUtc="2024-05-06T13:22:33.746Z"/>
  <w16cex:commentExtensible w16cex:durableId="55104322" w16cex:dateUtc="2024-05-06T12:50:54.588Z"/>
  <w16cex:commentExtensible w16cex:durableId="52B7DB2A" w16cex:dateUtc="2024-05-06T13:01:45.671Z"/>
  <w16cex:commentExtensible w16cex:durableId="64E6EF4A" w16cex:dateUtc="2024-05-06T13:02:57.187Z"/>
  <w16cex:commentExtensible w16cex:durableId="3A866759" w16cex:dateUtc="2024-05-06T13:22:33.746Z"/>
  <w16cex:commentExtensible w16cex:durableId="757B195A" w16cex:dateUtc="2024-05-06T13:24:32.26Z"/>
</w16cex:commentsExtensible>
</file>

<file path=word/commentsIds.xml><?xml version="1.0" encoding="utf-8"?>
<w16cid:commentsIds xmlns:mc="http://schemas.openxmlformats.org/markup-compatibility/2006" xmlns:w16cid="http://schemas.microsoft.com/office/word/2016/wordml/cid" mc:Ignorable="w16cid">
  <w16cid:commentId w16cid:paraId="06E1A1BC" w16cid:durableId="05797C7F"/>
  <w16cid:commentId w16cid:paraId="10035F1D" w16cid:durableId="693002BE"/>
  <w16cid:commentId w16cid:paraId="547F7422" w16cid:durableId="3731AA52"/>
  <w16cid:commentId w16cid:paraId="3E3FF528" w16cid:durableId="55104322"/>
  <w16cid:commentId w16cid:paraId="12AE2C8F" w16cid:durableId="52B7DB2A"/>
  <w16cid:commentId w16cid:paraId="01B49340" w16cid:durableId="64E6EF4A"/>
  <w16cid:commentId w16cid:paraId="02761009" w16cid:durableId="3A866759"/>
  <w16cid:commentId w16cid:paraId="5E71ACE6" w16cid:durableId="757B195A"/>
  <w16cid:commentId w16cid:paraId="0E432592" w16cid:durableId="3BE5FF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people.xml><?xml version="1.0" encoding="utf-8"?>
<w15:people xmlns:mc="http://schemas.openxmlformats.org/markup-compatibility/2006" xmlns:w15="http://schemas.microsoft.com/office/word/2012/wordml" mc:Ignorable="w15">
  <w15:person w15:author="Bryant, Jeremy ('91)">
    <w15:presenceInfo w15:providerId="AD" w15:userId="S::jbryant@stpaulsmd.org::41ad4c45-89ba-4dc1-95e5-5a5c14bded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894CA5"/>
    <w:rsid w:val="00C6B3E7"/>
    <w:rsid w:val="013AB6A3"/>
    <w:rsid w:val="01B43FB9"/>
    <w:rsid w:val="01C26DFD"/>
    <w:rsid w:val="0238EB5D"/>
    <w:rsid w:val="02628448"/>
    <w:rsid w:val="027B8612"/>
    <w:rsid w:val="02C092A6"/>
    <w:rsid w:val="02F260DA"/>
    <w:rsid w:val="03A2065D"/>
    <w:rsid w:val="03ABEE84"/>
    <w:rsid w:val="03DD1E54"/>
    <w:rsid w:val="03FCFC6F"/>
    <w:rsid w:val="0402022D"/>
    <w:rsid w:val="040209CA"/>
    <w:rsid w:val="040A902E"/>
    <w:rsid w:val="042EB6C2"/>
    <w:rsid w:val="045C6307"/>
    <w:rsid w:val="04723B15"/>
    <w:rsid w:val="04776806"/>
    <w:rsid w:val="059DFFC6"/>
    <w:rsid w:val="0610F960"/>
    <w:rsid w:val="06702C19"/>
    <w:rsid w:val="07069982"/>
    <w:rsid w:val="0735BC86"/>
    <w:rsid w:val="0735F56B"/>
    <w:rsid w:val="07ABDF02"/>
    <w:rsid w:val="0889265C"/>
    <w:rsid w:val="08A0EF19"/>
    <w:rsid w:val="08F1EA4B"/>
    <w:rsid w:val="091CB7DA"/>
    <w:rsid w:val="092FD42A"/>
    <w:rsid w:val="0936FC2A"/>
    <w:rsid w:val="09977F2B"/>
    <w:rsid w:val="09D0F7D8"/>
    <w:rsid w:val="0A016CD8"/>
    <w:rsid w:val="0A05AE98"/>
    <w:rsid w:val="0B325D69"/>
    <w:rsid w:val="0B334F8C"/>
    <w:rsid w:val="0B477BE5"/>
    <w:rsid w:val="0B713DC9"/>
    <w:rsid w:val="0B7DE67D"/>
    <w:rsid w:val="0C168A81"/>
    <w:rsid w:val="0C1E37D2"/>
    <w:rsid w:val="0C48FDBA"/>
    <w:rsid w:val="0C5D1336"/>
    <w:rsid w:val="0CE75B23"/>
    <w:rsid w:val="0D153CFD"/>
    <w:rsid w:val="0D31CF92"/>
    <w:rsid w:val="0D8DE69B"/>
    <w:rsid w:val="0E7D9457"/>
    <w:rsid w:val="0E7FD185"/>
    <w:rsid w:val="0EE097DA"/>
    <w:rsid w:val="0EF7DCAC"/>
    <w:rsid w:val="0F2470AB"/>
    <w:rsid w:val="0F55C65E"/>
    <w:rsid w:val="0F9F15AE"/>
    <w:rsid w:val="0FEA6C70"/>
    <w:rsid w:val="10027989"/>
    <w:rsid w:val="100D4306"/>
    <w:rsid w:val="1018A8C8"/>
    <w:rsid w:val="10286736"/>
    <w:rsid w:val="102C64F6"/>
    <w:rsid w:val="10321B6E"/>
    <w:rsid w:val="11175BFC"/>
    <w:rsid w:val="112CB5A9"/>
    <w:rsid w:val="11AE1249"/>
    <w:rsid w:val="125E8AE0"/>
    <w:rsid w:val="12D0ACC8"/>
    <w:rsid w:val="12F80BE8"/>
    <w:rsid w:val="133A1A4B"/>
    <w:rsid w:val="13569CA7"/>
    <w:rsid w:val="13694221"/>
    <w:rsid w:val="137AFFFB"/>
    <w:rsid w:val="139ADA50"/>
    <w:rsid w:val="13B0C304"/>
    <w:rsid w:val="13E9C13A"/>
    <w:rsid w:val="13F2F199"/>
    <w:rsid w:val="1407D879"/>
    <w:rsid w:val="1412D290"/>
    <w:rsid w:val="144EFCBE"/>
    <w:rsid w:val="145B884D"/>
    <w:rsid w:val="147286D1"/>
    <w:rsid w:val="1493DC49"/>
    <w:rsid w:val="14A771D9"/>
    <w:rsid w:val="15ECF1D6"/>
    <w:rsid w:val="1600FF1D"/>
    <w:rsid w:val="1668328D"/>
    <w:rsid w:val="168A6BE6"/>
    <w:rsid w:val="16B764C5"/>
    <w:rsid w:val="16CE81B8"/>
    <w:rsid w:val="16EB2AC3"/>
    <w:rsid w:val="17B0AD17"/>
    <w:rsid w:val="17F89CD1"/>
    <w:rsid w:val="18362C6D"/>
    <w:rsid w:val="187F1175"/>
    <w:rsid w:val="188C4BB0"/>
    <w:rsid w:val="18FA133B"/>
    <w:rsid w:val="1987DB8E"/>
    <w:rsid w:val="1995050F"/>
    <w:rsid w:val="1995B03A"/>
    <w:rsid w:val="1A438698"/>
    <w:rsid w:val="1AD497FF"/>
    <w:rsid w:val="1B4036E8"/>
    <w:rsid w:val="1C7A0E64"/>
    <w:rsid w:val="1CBAD623"/>
    <w:rsid w:val="1CE8012E"/>
    <w:rsid w:val="1E3A1C95"/>
    <w:rsid w:val="1E3F00F4"/>
    <w:rsid w:val="1F91AF65"/>
    <w:rsid w:val="1FA07F6D"/>
    <w:rsid w:val="1FBD26FE"/>
    <w:rsid w:val="20D061E4"/>
    <w:rsid w:val="211637C3"/>
    <w:rsid w:val="215B7A94"/>
    <w:rsid w:val="21651ADB"/>
    <w:rsid w:val="21FC6A1E"/>
    <w:rsid w:val="224718C2"/>
    <w:rsid w:val="2254FFAF"/>
    <w:rsid w:val="22687264"/>
    <w:rsid w:val="23990E6E"/>
    <w:rsid w:val="23D704C5"/>
    <w:rsid w:val="24105564"/>
    <w:rsid w:val="24987CA9"/>
    <w:rsid w:val="24B1ED99"/>
    <w:rsid w:val="251C98CE"/>
    <w:rsid w:val="25303213"/>
    <w:rsid w:val="2600F0E9"/>
    <w:rsid w:val="263A9B9E"/>
    <w:rsid w:val="264DBDFA"/>
    <w:rsid w:val="2654AB3F"/>
    <w:rsid w:val="26ACB31C"/>
    <w:rsid w:val="27083B22"/>
    <w:rsid w:val="272C3BED"/>
    <w:rsid w:val="274166C4"/>
    <w:rsid w:val="28238EDF"/>
    <w:rsid w:val="2823AF38"/>
    <w:rsid w:val="2917DB90"/>
    <w:rsid w:val="291ACC2A"/>
    <w:rsid w:val="293ED3AF"/>
    <w:rsid w:val="29BF7F99"/>
    <w:rsid w:val="29CA5B0E"/>
    <w:rsid w:val="29E48991"/>
    <w:rsid w:val="2A0A2B80"/>
    <w:rsid w:val="2A321E12"/>
    <w:rsid w:val="2A73B186"/>
    <w:rsid w:val="2B089B11"/>
    <w:rsid w:val="2B405D8D"/>
    <w:rsid w:val="2B49B3E9"/>
    <w:rsid w:val="2B51EB45"/>
    <w:rsid w:val="2B567988"/>
    <w:rsid w:val="2B7D6F90"/>
    <w:rsid w:val="2C0771BD"/>
    <w:rsid w:val="2C7400FB"/>
    <w:rsid w:val="2C9ABF2E"/>
    <w:rsid w:val="2CC9A3E8"/>
    <w:rsid w:val="2D404BD8"/>
    <w:rsid w:val="2D95C0F8"/>
    <w:rsid w:val="2DFA48C5"/>
    <w:rsid w:val="2EA6A981"/>
    <w:rsid w:val="2EF32313"/>
    <w:rsid w:val="2F088BCE"/>
    <w:rsid w:val="306E813C"/>
    <w:rsid w:val="307E263F"/>
    <w:rsid w:val="30FBC4F7"/>
    <w:rsid w:val="3125DE0F"/>
    <w:rsid w:val="32072A68"/>
    <w:rsid w:val="3215F421"/>
    <w:rsid w:val="3254A439"/>
    <w:rsid w:val="3267C949"/>
    <w:rsid w:val="328B0D66"/>
    <w:rsid w:val="32A5C383"/>
    <w:rsid w:val="32AB81E4"/>
    <w:rsid w:val="32B60212"/>
    <w:rsid w:val="32C1AE70"/>
    <w:rsid w:val="32E76177"/>
    <w:rsid w:val="339B861A"/>
    <w:rsid w:val="33E14EA7"/>
    <w:rsid w:val="342E7C32"/>
    <w:rsid w:val="34881E73"/>
    <w:rsid w:val="348B0698"/>
    <w:rsid w:val="3518D81D"/>
    <w:rsid w:val="35457B0D"/>
    <w:rsid w:val="35815681"/>
    <w:rsid w:val="35C01FD9"/>
    <w:rsid w:val="36887AF3"/>
    <w:rsid w:val="36CD0525"/>
    <w:rsid w:val="373A8061"/>
    <w:rsid w:val="37951F93"/>
    <w:rsid w:val="3798C542"/>
    <w:rsid w:val="37BAD29A"/>
    <w:rsid w:val="37BB399E"/>
    <w:rsid w:val="386C602A"/>
    <w:rsid w:val="386DC0CC"/>
    <w:rsid w:val="38B8DD46"/>
    <w:rsid w:val="38EF04C3"/>
    <w:rsid w:val="3956A2FB"/>
    <w:rsid w:val="3A540FEC"/>
    <w:rsid w:val="3A54C7A4"/>
    <w:rsid w:val="3A7DC3AB"/>
    <w:rsid w:val="3B507A49"/>
    <w:rsid w:val="3BDBD39B"/>
    <w:rsid w:val="3BF09805"/>
    <w:rsid w:val="3C53FBE0"/>
    <w:rsid w:val="3C7FECB8"/>
    <w:rsid w:val="3C8E43BD"/>
    <w:rsid w:val="3CAC58B5"/>
    <w:rsid w:val="3CBBD020"/>
    <w:rsid w:val="3D350AD7"/>
    <w:rsid w:val="3D77A3FC"/>
    <w:rsid w:val="3DE0FFF8"/>
    <w:rsid w:val="3E6EA56B"/>
    <w:rsid w:val="3E79A59E"/>
    <w:rsid w:val="3F1DD711"/>
    <w:rsid w:val="3F2838C7"/>
    <w:rsid w:val="3F335C92"/>
    <w:rsid w:val="3F5D23CF"/>
    <w:rsid w:val="3F9B5F2E"/>
    <w:rsid w:val="3FB09433"/>
    <w:rsid w:val="3FE9D126"/>
    <w:rsid w:val="3FFEF105"/>
    <w:rsid w:val="4014DE17"/>
    <w:rsid w:val="4042610D"/>
    <w:rsid w:val="405F6AF7"/>
    <w:rsid w:val="40A07F15"/>
    <w:rsid w:val="40F1715D"/>
    <w:rsid w:val="4136A9A8"/>
    <w:rsid w:val="4155CC9E"/>
    <w:rsid w:val="416C40D8"/>
    <w:rsid w:val="416D51D0"/>
    <w:rsid w:val="416F9C76"/>
    <w:rsid w:val="4260C7C1"/>
    <w:rsid w:val="426EA2FA"/>
    <w:rsid w:val="42C33D64"/>
    <w:rsid w:val="42C5D8AD"/>
    <w:rsid w:val="42C71EE8"/>
    <w:rsid w:val="42F0D6E6"/>
    <w:rsid w:val="434DCDC2"/>
    <w:rsid w:val="4392878B"/>
    <w:rsid w:val="4393018F"/>
    <w:rsid w:val="43B26CD0"/>
    <w:rsid w:val="43FBA9EA"/>
    <w:rsid w:val="44463EAB"/>
    <w:rsid w:val="444A6922"/>
    <w:rsid w:val="446ADDD9"/>
    <w:rsid w:val="44B81A96"/>
    <w:rsid w:val="44D1226B"/>
    <w:rsid w:val="45844AE1"/>
    <w:rsid w:val="45A19F0C"/>
    <w:rsid w:val="4669C6D6"/>
    <w:rsid w:val="46E1B631"/>
    <w:rsid w:val="46EA0D92"/>
    <w:rsid w:val="46F35D51"/>
    <w:rsid w:val="4725B2E8"/>
    <w:rsid w:val="47B4E0AA"/>
    <w:rsid w:val="47E4F98E"/>
    <w:rsid w:val="4885DDF3"/>
    <w:rsid w:val="48C9EB4F"/>
    <w:rsid w:val="48F3FF74"/>
    <w:rsid w:val="49327EE8"/>
    <w:rsid w:val="493B6528"/>
    <w:rsid w:val="493DAC80"/>
    <w:rsid w:val="49DB9E88"/>
    <w:rsid w:val="4A77E875"/>
    <w:rsid w:val="4AB52BC0"/>
    <w:rsid w:val="4AB90870"/>
    <w:rsid w:val="4B822BC1"/>
    <w:rsid w:val="4BE361AB"/>
    <w:rsid w:val="4C2E33AD"/>
    <w:rsid w:val="4C3DBFD9"/>
    <w:rsid w:val="4C462746"/>
    <w:rsid w:val="4C4AE74E"/>
    <w:rsid w:val="4C6A1FAA"/>
    <w:rsid w:val="4D1DFC22"/>
    <w:rsid w:val="4E4277BF"/>
    <w:rsid w:val="4E668BDD"/>
    <w:rsid w:val="4EA7D062"/>
    <w:rsid w:val="4EB9CC83"/>
    <w:rsid w:val="4F1AD27E"/>
    <w:rsid w:val="4FA1C06C"/>
    <w:rsid w:val="4FC8F16E"/>
    <w:rsid w:val="4FDA5981"/>
    <w:rsid w:val="4FE47F96"/>
    <w:rsid w:val="500E9A6D"/>
    <w:rsid w:val="5028F934"/>
    <w:rsid w:val="5053F5D4"/>
    <w:rsid w:val="5092230E"/>
    <w:rsid w:val="50B884EF"/>
    <w:rsid w:val="50EFA3C5"/>
    <w:rsid w:val="510D4ADB"/>
    <w:rsid w:val="513D90CD"/>
    <w:rsid w:val="51569759"/>
    <w:rsid w:val="51804C67"/>
    <w:rsid w:val="51804FF7"/>
    <w:rsid w:val="51B7DCF3"/>
    <w:rsid w:val="51D3FF07"/>
    <w:rsid w:val="52182B63"/>
    <w:rsid w:val="52B2A215"/>
    <w:rsid w:val="52CAAF60"/>
    <w:rsid w:val="539E01ED"/>
    <w:rsid w:val="53B3FBC4"/>
    <w:rsid w:val="5418E306"/>
    <w:rsid w:val="541F7FDD"/>
    <w:rsid w:val="545BD77D"/>
    <w:rsid w:val="54E20694"/>
    <w:rsid w:val="55002DAC"/>
    <w:rsid w:val="55337D40"/>
    <w:rsid w:val="55A067F0"/>
    <w:rsid w:val="55B3038B"/>
    <w:rsid w:val="55BF62B4"/>
    <w:rsid w:val="56078BA5"/>
    <w:rsid w:val="567BD4E7"/>
    <w:rsid w:val="56854775"/>
    <w:rsid w:val="56B930EB"/>
    <w:rsid w:val="56DB119E"/>
    <w:rsid w:val="56E47BDE"/>
    <w:rsid w:val="57D0EFD9"/>
    <w:rsid w:val="57FB3D91"/>
    <w:rsid w:val="581F1315"/>
    <w:rsid w:val="582E4289"/>
    <w:rsid w:val="583A956B"/>
    <w:rsid w:val="583DC51D"/>
    <w:rsid w:val="5875E4D2"/>
    <w:rsid w:val="592367DA"/>
    <w:rsid w:val="59A9E6A7"/>
    <w:rsid w:val="5A4BCB1C"/>
    <w:rsid w:val="5AEF3729"/>
    <w:rsid w:val="5AF25692"/>
    <w:rsid w:val="5B1E380D"/>
    <w:rsid w:val="5B3598D2"/>
    <w:rsid w:val="5BFC9A58"/>
    <w:rsid w:val="5C066123"/>
    <w:rsid w:val="5C25EE52"/>
    <w:rsid w:val="5CAE52BB"/>
    <w:rsid w:val="5CBA0044"/>
    <w:rsid w:val="5D147ACA"/>
    <w:rsid w:val="5D8BA2B8"/>
    <w:rsid w:val="5DFAF3C1"/>
    <w:rsid w:val="5E15F0F1"/>
    <w:rsid w:val="5E3B31D1"/>
    <w:rsid w:val="5E6A843C"/>
    <w:rsid w:val="5ED61AE9"/>
    <w:rsid w:val="5EFDB275"/>
    <w:rsid w:val="5F684199"/>
    <w:rsid w:val="5FC677A9"/>
    <w:rsid w:val="5FCB41E4"/>
    <w:rsid w:val="60CC268E"/>
    <w:rsid w:val="6106AA4A"/>
    <w:rsid w:val="610D5795"/>
    <w:rsid w:val="61553C06"/>
    <w:rsid w:val="619CA400"/>
    <w:rsid w:val="61B5D6AF"/>
    <w:rsid w:val="6236F37B"/>
    <w:rsid w:val="6264A446"/>
    <w:rsid w:val="626CF91B"/>
    <w:rsid w:val="62B3CC62"/>
    <w:rsid w:val="639F898E"/>
    <w:rsid w:val="63CA1F8E"/>
    <w:rsid w:val="63E0EABD"/>
    <w:rsid w:val="645154AF"/>
    <w:rsid w:val="6464D3A9"/>
    <w:rsid w:val="64C69325"/>
    <w:rsid w:val="652D8343"/>
    <w:rsid w:val="65652FDE"/>
    <w:rsid w:val="66971F62"/>
    <w:rsid w:val="66C87410"/>
    <w:rsid w:val="6701C050"/>
    <w:rsid w:val="6704E8CB"/>
    <w:rsid w:val="674B2A3C"/>
    <w:rsid w:val="6787FBF2"/>
    <w:rsid w:val="678F4398"/>
    <w:rsid w:val="6791BD03"/>
    <w:rsid w:val="6796508A"/>
    <w:rsid w:val="679A7002"/>
    <w:rsid w:val="679C746B"/>
    <w:rsid w:val="67A87598"/>
    <w:rsid w:val="67D318A4"/>
    <w:rsid w:val="67F6F508"/>
    <w:rsid w:val="68161D52"/>
    <w:rsid w:val="68275B70"/>
    <w:rsid w:val="693FF4E9"/>
    <w:rsid w:val="6945C2DF"/>
    <w:rsid w:val="69CB976E"/>
    <w:rsid w:val="69E218A2"/>
    <w:rsid w:val="69FCD741"/>
    <w:rsid w:val="6ADDE3F9"/>
    <w:rsid w:val="6B266297"/>
    <w:rsid w:val="6B3FA45F"/>
    <w:rsid w:val="6BAB9888"/>
    <w:rsid w:val="6BDF254D"/>
    <w:rsid w:val="6C57D375"/>
    <w:rsid w:val="6C6FE58E"/>
    <w:rsid w:val="6CEE161B"/>
    <w:rsid w:val="6CF0ADA9"/>
    <w:rsid w:val="6DA66AB0"/>
    <w:rsid w:val="6E72DBC0"/>
    <w:rsid w:val="6EB15BE0"/>
    <w:rsid w:val="6EB560D6"/>
    <w:rsid w:val="6F39EF17"/>
    <w:rsid w:val="6F501E29"/>
    <w:rsid w:val="6F6584B9"/>
    <w:rsid w:val="7021B4A8"/>
    <w:rsid w:val="704EE8F2"/>
    <w:rsid w:val="70C581FB"/>
    <w:rsid w:val="724C607D"/>
    <w:rsid w:val="727AD2EE"/>
    <w:rsid w:val="728D3B84"/>
    <w:rsid w:val="72B44D23"/>
    <w:rsid w:val="72E5D30A"/>
    <w:rsid w:val="7332885C"/>
    <w:rsid w:val="737BB798"/>
    <w:rsid w:val="73894F7F"/>
    <w:rsid w:val="73B4B177"/>
    <w:rsid w:val="73B6BA7E"/>
    <w:rsid w:val="73E830DE"/>
    <w:rsid w:val="7433CAD8"/>
    <w:rsid w:val="748CF7AA"/>
    <w:rsid w:val="74B01778"/>
    <w:rsid w:val="74DBAF96"/>
    <w:rsid w:val="74E3EAF4"/>
    <w:rsid w:val="75C70F23"/>
    <w:rsid w:val="75FB37FA"/>
    <w:rsid w:val="765A084E"/>
    <w:rsid w:val="767AA558"/>
    <w:rsid w:val="76F01FA3"/>
    <w:rsid w:val="7712A5FD"/>
    <w:rsid w:val="77D55640"/>
    <w:rsid w:val="78693D4B"/>
    <w:rsid w:val="78CF250B"/>
    <w:rsid w:val="79224B1D"/>
    <w:rsid w:val="799113C7"/>
    <w:rsid w:val="7991A910"/>
    <w:rsid w:val="7A894CA5"/>
    <w:rsid w:val="7AA21ADA"/>
    <w:rsid w:val="7AF2267D"/>
    <w:rsid w:val="7B6CA982"/>
    <w:rsid w:val="7BC8C82B"/>
    <w:rsid w:val="7C1B5B56"/>
    <w:rsid w:val="7D8D428A"/>
    <w:rsid w:val="7DB3E2DB"/>
    <w:rsid w:val="7E248D07"/>
    <w:rsid w:val="7E29C73F"/>
    <w:rsid w:val="7E8EB657"/>
    <w:rsid w:val="7EC37E58"/>
    <w:rsid w:val="7F0068ED"/>
    <w:rsid w:val="7F014A9A"/>
    <w:rsid w:val="7F747A46"/>
    <w:rsid w:val="7F7E0C22"/>
    <w:rsid w:val="7F88F1E3"/>
    <w:rsid w:val="7F90D38C"/>
    <w:rsid w:val="7FAB3FDC"/>
    <w:rsid w:val="7FE16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94CA5"/>
  <w15:chartTrackingRefBased/>
  <w15:docId w15:val="{074A5821-8FF7-41E7-A0D1-F043A17A36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8b9fa94d2c90462c" /><Relationship Type="http://schemas.microsoft.com/office/2011/relationships/people" Target="people.xml" Id="R3b92c34801c449ce" /><Relationship Type="http://schemas.microsoft.com/office/2011/relationships/commentsExtended" Target="commentsExtended.xml" Id="Rc26cf731fb904ad9" /><Relationship Type="http://schemas.microsoft.com/office/2016/09/relationships/commentsIds" Target="commentsIds.xml" Id="R9fea47d1d28448f3" /><Relationship Type="http://schemas.microsoft.com/office/2018/08/relationships/commentsExtensible" Target="commentsExtensible.xml" Id="R18dbd086760d438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2024-04-29T17:12:37.2541089Z</dcterms:created>
  <dcterms:modified xsi:type="dcterms:W3CDTF">2024-05-06T13:59:49.5841503Z</dcterms:modified>
  <dc:creator>Stansberry, Traveler ('26)</dc:creator>
  <lastModifiedBy>Stansberry, Traveler ('26)</lastModifiedBy>
</coreProperties>
</file>